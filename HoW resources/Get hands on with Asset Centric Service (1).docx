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Avant Garde Demi SFDC" w:cs="Avant Garde Demi SFDC" w:eastAsia="Avant Garde Demi SFDC" w:hAnsi="Avant Garde Demi SFDC"/>
          <w:color w:val="321d71"/>
        </w:rPr>
      </w:pPr>
      <w:bookmarkStart w:colFirst="0" w:colLast="0" w:name="_wjqgzh4a2fjc"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Avant Garde Demi SFDC" w:cs="Avant Garde Demi SFDC" w:eastAsia="Avant Garde Demi SFDC" w:hAnsi="Avant Garde Demi SFDC"/>
          <w:color w:val="321d71"/>
          <w:sz w:val="74"/>
          <w:szCs w:val="74"/>
        </w:rPr>
      </w:pPr>
      <w:bookmarkStart w:colFirst="0" w:colLast="0" w:name="_sqifjeo6x1jt" w:id="1"/>
      <w:bookmarkEnd w:id="1"/>
      <w:r w:rsidDel="00000000" w:rsidR="00000000" w:rsidRPr="00000000">
        <w:rPr>
          <w:rFonts w:ascii="Avant Garde Demi SFDC" w:cs="Avant Garde Demi SFDC" w:eastAsia="Avant Garde Demi SFDC" w:hAnsi="Avant Garde Demi SFDC"/>
          <w:color w:val="321d71"/>
        </w:rPr>
        <mc:AlternateContent>
          <mc:Choice Requires="wpg">
            <w:drawing>
              <wp:anchor allowOverlap="1" behindDoc="0" distB="114300" distT="114300" distL="114300" distR="114300" hidden="0" layoutInCell="1" locked="0" relativeHeight="0" simplePos="0">
                <wp:simplePos x="0" y="0"/>
                <wp:positionH relativeFrom="page">
                  <wp:posOffset>-42862</wp:posOffset>
                </wp:positionH>
                <wp:positionV relativeFrom="page">
                  <wp:posOffset>247650</wp:posOffset>
                </wp:positionV>
                <wp:extent cx="6357938" cy="590550"/>
                <wp:effectExtent b="0" l="0" r="0" t="0"/>
                <wp:wrapNone/>
                <wp:docPr id="10" name=""/>
                <a:graphic>
                  <a:graphicData uri="http://schemas.microsoft.com/office/word/2010/wordprocessingShape">
                    <wps:wsp>
                      <wps:cNvSpPr/>
                      <wps:cNvPr id="2" name="Shape 2"/>
                      <wps:spPr>
                        <a:xfrm>
                          <a:off x="-70050" y="190125"/>
                          <a:ext cx="8075700" cy="790500"/>
                        </a:xfrm>
                        <a:prstGeom prst="rect">
                          <a:avLst/>
                        </a:prstGeom>
                        <a:solidFill>
                          <a:srgbClr val="C9EA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-42862</wp:posOffset>
                </wp:positionH>
                <wp:positionV relativeFrom="page">
                  <wp:posOffset>247650</wp:posOffset>
                </wp:positionV>
                <wp:extent cx="6357938" cy="590550"/>
                <wp:effectExtent b="0" l="0" r="0" t="0"/>
                <wp:wrapNone/>
                <wp:docPr id="10"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6357938" cy="590550"/>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color w:val="321d71"/>
        </w:rPr>
        <w:drawing>
          <wp:anchor allowOverlap="1" behindDoc="0" distB="19050" distT="19050" distL="19050" distR="19050" hidden="0" layoutInCell="1" locked="0" relativeHeight="0" simplePos="0">
            <wp:simplePos x="0" y="0"/>
            <wp:positionH relativeFrom="page">
              <wp:posOffset>290513</wp:posOffset>
            </wp:positionH>
            <wp:positionV relativeFrom="page">
              <wp:posOffset>295275</wp:posOffset>
            </wp:positionV>
            <wp:extent cx="1909763" cy="496370"/>
            <wp:effectExtent b="0" l="0" r="0" t="0"/>
            <wp:wrapNone/>
            <wp:docPr id="66" name="image38.png"/>
            <a:graphic>
              <a:graphicData uri="http://schemas.openxmlformats.org/drawingml/2006/picture">
                <pic:pic>
                  <pic:nvPicPr>
                    <pic:cNvPr id="0" name="image38.png"/>
                    <pic:cNvPicPr preferRelativeResize="0"/>
                  </pic:nvPicPr>
                  <pic:blipFill>
                    <a:blip r:embed="rId8"/>
                    <a:srcRect b="0" l="109" r="99" t="0"/>
                    <a:stretch>
                      <a:fillRect/>
                    </a:stretch>
                  </pic:blipFill>
                  <pic:spPr>
                    <a:xfrm>
                      <a:off x="0" y="0"/>
                      <a:ext cx="1909763" cy="496370"/>
                    </a:xfrm>
                    <a:prstGeom prst="rect"/>
                    <a:ln/>
                  </pic:spPr>
                </pic:pic>
              </a:graphicData>
            </a:graphic>
          </wp:anchor>
        </w:drawing>
      </w:r>
      <w:r w:rsidDel="00000000" w:rsidR="00000000" w:rsidRPr="00000000">
        <w:rPr>
          <w:rFonts w:ascii="Avant Garde Demi SFDC" w:cs="Avant Garde Demi SFDC" w:eastAsia="Avant Garde Demi SFDC" w:hAnsi="Avant Garde Demi SFDC"/>
          <w:color w:val="321d71"/>
        </w:rPr>
        <mc:AlternateContent>
          <mc:Choice Requires="wpg">
            <w:drawing>
              <wp:anchor allowOverlap="1" behindDoc="1" distB="114300" distT="114300" distL="114300" distR="114300" hidden="0" layoutInCell="1" locked="0" relativeHeight="0" simplePos="0">
                <wp:simplePos x="0" y="0"/>
                <wp:positionH relativeFrom="page">
                  <wp:posOffset>7043738</wp:posOffset>
                </wp:positionH>
                <wp:positionV relativeFrom="page">
                  <wp:posOffset>838200</wp:posOffset>
                </wp:positionV>
                <wp:extent cx="722376" cy="594360"/>
                <wp:effectExtent b="0" l="0" r="0" t="0"/>
                <wp:wrapNone/>
                <wp:docPr id="11" name=""/>
                <a:graphic>
                  <a:graphicData uri="http://schemas.microsoft.com/office/word/2010/wordprocessingShape">
                    <wps:wsp>
                      <wps:cNvSpPr/>
                      <wps:cNvPr id="6" name="Shape 6"/>
                      <wps:spPr>
                        <a:xfrm>
                          <a:off x="3102200" y="470325"/>
                          <a:ext cx="800700" cy="710400"/>
                        </a:xfrm>
                        <a:prstGeom prst="rect">
                          <a:avLst/>
                        </a:prstGeom>
                        <a:solidFill>
                          <a:srgbClr val="FCC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7043738</wp:posOffset>
                </wp:positionH>
                <wp:positionV relativeFrom="page">
                  <wp:posOffset>838200</wp:posOffset>
                </wp:positionV>
                <wp:extent cx="722376" cy="594360"/>
                <wp:effectExtent b="0" l="0" r="0" t="0"/>
                <wp:wrapNone/>
                <wp:docPr id="11" name="image80.png"/>
                <a:graphic>
                  <a:graphicData uri="http://schemas.openxmlformats.org/drawingml/2006/picture">
                    <pic:pic>
                      <pic:nvPicPr>
                        <pic:cNvPr id="0" name="image80.png"/>
                        <pic:cNvPicPr preferRelativeResize="0"/>
                      </pic:nvPicPr>
                      <pic:blipFill>
                        <a:blip r:embed="rId9"/>
                        <a:srcRect/>
                        <a:stretch>
                          <a:fillRect/>
                        </a:stretch>
                      </pic:blipFill>
                      <pic:spPr>
                        <a:xfrm>
                          <a:off x="0" y="0"/>
                          <a:ext cx="722376" cy="594360"/>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color w:val="321d71"/>
        </w:rPr>
        <mc:AlternateContent>
          <mc:Choice Requires="wpg">
            <w:drawing>
              <wp:anchor allowOverlap="1" behindDoc="1" distB="114300" distT="114300" distL="114300" distR="114300" hidden="0" layoutInCell="1" locked="0" relativeHeight="0" simplePos="0">
                <wp:simplePos x="0" y="0"/>
                <wp:positionH relativeFrom="page">
                  <wp:posOffset>6215063</wp:posOffset>
                </wp:positionH>
                <wp:positionV relativeFrom="page">
                  <wp:posOffset>838200</wp:posOffset>
                </wp:positionV>
                <wp:extent cx="1552575" cy="1522525"/>
                <wp:effectExtent b="0" l="0" r="0" t="0"/>
                <wp:wrapNone/>
                <wp:docPr id="8" name=""/>
                <a:graphic>
                  <a:graphicData uri="http://schemas.microsoft.com/office/word/2010/wordprocessingShape">
                    <wps:wsp>
                      <wps:cNvSpPr/>
                      <wps:cNvPr id="7" name="Shape 7"/>
                      <wps:spPr>
                        <a:xfrm>
                          <a:off x="3372400" y="620450"/>
                          <a:ext cx="1050900" cy="1040700"/>
                        </a:xfrm>
                        <a:prstGeom prst="ellipse">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6215063</wp:posOffset>
                </wp:positionH>
                <wp:positionV relativeFrom="page">
                  <wp:posOffset>838200</wp:posOffset>
                </wp:positionV>
                <wp:extent cx="1552575" cy="1522525"/>
                <wp:effectExtent b="0" l="0" r="0" t="0"/>
                <wp:wrapNone/>
                <wp:docPr id="8" name="image72.png"/>
                <a:graphic>
                  <a:graphicData uri="http://schemas.openxmlformats.org/drawingml/2006/picture">
                    <pic:pic>
                      <pic:nvPicPr>
                        <pic:cNvPr id="0" name="image72.png"/>
                        <pic:cNvPicPr preferRelativeResize="0"/>
                      </pic:nvPicPr>
                      <pic:blipFill>
                        <a:blip r:embed="rId10"/>
                        <a:srcRect/>
                        <a:stretch>
                          <a:fillRect/>
                        </a:stretch>
                      </pic:blipFill>
                      <pic:spPr>
                        <a:xfrm>
                          <a:off x="0" y="0"/>
                          <a:ext cx="1552575" cy="1522525"/>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color w:val="321d71"/>
        </w:rPr>
        <mc:AlternateContent>
          <mc:Choice Requires="wpg">
            <w:drawing>
              <wp:anchor allowOverlap="1" behindDoc="0" distB="114300" distT="114300" distL="114300" distR="114300" hidden="0" layoutInCell="1" locked="0" relativeHeight="0" simplePos="0">
                <wp:simplePos x="0" y="0"/>
                <wp:positionH relativeFrom="page">
                  <wp:posOffset>6319838</wp:posOffset>
                </wp:positionH>
                <wp:positionV relativeFrom="page">
                  <wp:posOffset>247650</wp:posOffset>
                </wp:positionV>
                <wp:extent cx="723900" cy="590550"/>
                <wp:effectExtent b="0" l="0" r="0" t="0"/>
                <wp:wrapNone/>
                <wp:docPr id="9" name=""/>
                <a:graphic>
                  <a:graphicData uri="http://schemas.microsoft.com/office/word/2010/wordprocessingShape">
                    <wps:wsp>
                      <wps:cNvSpPr/>
                      <wps:cNvPr id="4" name="Shape 4"/>
                      <wps:spPr>
                        <a:xfrm>
                          <a:off x="2301625" y="470325"/>
                          <a:ext cx="1080900" cy="830700"/>
                        </a:xfrm>
                        <a:prstGeom prst="rect">
                          <a:avLst/>
                        </a:prstGeom>
                        <a:solidFill>
                          <a:srgbClr val="06E1CB"/>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6319838</wp:posOffset>
                </wp:positionH>
                <wp:positionV relativeFrom="page">
                  <wp:posOffset>247650</wp:posOffset>
                </wp:positionV>
                <wp:extent cx="723900" cy="590550"/>
                <wp:effectExtent b="0" l="0" r="0" t="0"/>
                <wp:wrapNone/>
                <wp:docPr id="9" name="image78.png"/>
                <a:graphic>
                  <a:graphicData uri="http://schemas.openxmlformats.org/drawingml/2006/picture">
                    <pic:pic>
                      <pic:nvPicPr>
                        <pic:cNvPr id="0" name="image78.png"/>
                        <pic:cNvPicPr preferRelativeResize="0"/>
                      </pic:nvPicPr>
                      <pic:blipFill>
                        <a:blip r:embed="rId11"/>
                        <a:srcRect/>
                        <a:stretch>
                          <a:fillRect/>
                        </a:stretch>
                      </pic:blipFill>
                      <pic:spPr>
                        <a:xfrm>
                          <a:off x="0" y="0"/>
                          <a:ext cx="723900" cy="590550"/>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color w:val="321d71"/>
        </w:rPr>
        <w:drawing>
          <wp:anchor allowOverlap="1" behindDoc="0" distB="19050" distT="19050" distL="19050" distR="19050" hidden="0" layoutInCell="1" locked="0" relativeHeight="0" simplePos="0">
            <wp:simplePos x="0" y="0"/>
            <wp:positionH relativeFrom="page">
              <wp:posOffset>6319838</wp:posOffset>
            </wp:positionH>
            <wp:positionV relativeFrom="page">
              <wp:posOffset>247650</wp:posOffset>
            </wp:positionV>
            <wp:extent cx="719138" cy="590550"/>
            <wp:effectExtent b="0" l="0" r="0" t="0"/>
            <wp:wrapNone/>
            <wp:docPr id="43" name="image1.png"/>
            <a:graphic>
              <a:graphicData uri="http://schemas.openxmlformats.org/drawingml/2006/picture">
                <pic:pic>
                  <pic:nvPicPr>
                    <pic:cNvPr id="0" name="image1.png"/>
                    <pic:cNvPicPr preferRelativeResize="0"/>
                  </pic:nvPicPr>
                  <pic:blipFill>
                    <a:blip r:embed="rId12"/>
                    <a:srcRect b="23832" l="0" r="0" t="0"/>
                    <a:stretch>
                      <a:fillRect/>
                    </a:stretch>
                  </pic:blipFill>
                  <pic:spPr>
                    <a:xfrm>
                      <a:off x="0" y="0"/>
                      <a:ext cx="719138" cy="590550"/>
                    </a:xfrm>
                    <a:prstGeom prst="rect"/>
                    <a:ln/>
                  </pic:spPr>
                </pic:pic>
              </a:graphicData>
            </a:graphic>
          </wp:anchor>
        </w:drawing>
      </w:r>
      <w:r w:rsidDel="00000000" w:rsidR="00000000" w:rsidRPr="00000000">
        <w:rPr>
          <w:rFonts w:ascii="Avant Garde Demi SFDC" w:cs="Avant Garde Demi SFDC" w:eastAsia="Avant Garde Demi SFDC" w:hAnsi="Avant Garde Demi SFDC"/>
          <w:color w:val="321d71"/>
        </w:rPr>
        <mc:AlternateContent>
          <mc:Choice Requires="wpg">
            <w:drawing>
              <wp:anchor allowOverlap="1" behindDoc="0" distB="114300" distT="114300" distL="114300" distR="114300" hidden="0" layoutInCell="1" locked="0" relativeHeight="0" simplePos="0">
                <wp:simplePos x="0" y="0"/>
                <wp:positionH relativeFrom="page">
                  <wp:posOffset>7043738</wp:posOffset>
                </wp:positionH>
                <wp:positionV relativeFrom="page">
                  <wp:posOffset>247650</wp:posOffset>
                </wp:positionV>
                <wp:extent cx="723900" cy="590550"/>
                <wp:effectExtent b="0" l="0" r="0" t="0"/>
                <wp:wrapNone/>
                <wp:docPr id="4" name=""/>
                <a:graphic>
                  <a:graphicData uri="http://schemas.microsoft.com/office/word/2010/wordprocessingShape">
                    <wps:wsp>
                      <wps:cNvSpPr/>
                      <wps:cNvPr id="5" name="Shape 5"/>
                      <wps:spPr>
                        <a:xfrm>
                          <a:off x="3252300" y="640450"/>
                          <a:ext cx="1130700" cy="790500"/>
                        </a:xfrm>
                        <a:prstGeom prst="rect">
                          <a:avLst/>
                        </a:prstGeom>
                        <a:solidFill>
                          <a:srgbClr val="FCC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7043738</wp:posOffset>
                </wp:positionH>
                <wp:positionV relativeFrom="page">
                  <wp:posOffset>247650</wp:posOffset>
                </wp:positionV>
                <wp:extent cx="723900" cy="590550"/>
                <wp:effectExtent b="0" l="0" r="0" t="0"/>
                <wp:wrapNone/>
                <wp:docPr id="4"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723900" cy="590550"/>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color w:val="321d71"/>
          <w:sz w:val="74"/>
          <w:szCs w:val="74"/>
          <w:rtl w:val="0"/>
        </w:rPr>
        <w:t xml:space="preserve">Get hands on with </w:t>
      </w:r>
    </w:p>
    <w:p w:rsidR="00000000" w:rsidDel="00000000" w:rsidP="00000000" w:rsidRDefault="00000000" w:rsidRPr="00000000" w14:paraId="00000003">
      <w:pPr>
        <w:pStyle w:val="Heading1"/>
        <w:keepNext w:val="0"/>
        <w:keepLines w:val="0"/>
        <w:spacing w:before="480" w:lineRule="auto"/>
        <w:jc w:val="center"/>
        <w:rPr>
          <w:rFonts w:ascii="Avant Garde Demi SFDC" w:cs="Avant Garde Demi SFDC" w:eastAsia="Avant Garde Demi SFDC" w:hAnsi="Avant Garde Demi SFDC"/>
          <w:color w:val="321d71"/>
          <w:sz w:val="74"/>
          <w:szCs w:val="74"/>
        </w:rPr>
      </w:pPr>
      <w:bookmarkStart w:colFirst="0" w:colLast="0" w:name="_tj18s6fefs25" w:id="2"/>
      <w:bookmarkEnd w:id="2"/>
      <w:r w:rsidDel="00000000" w:rsidR="00000000" w:rsidRPr="00000000">
        <w:rPr>
          <w:rFonts w:ascii="Avant Garde Demi SFDC" w:cs="Avant Garde Demi SFDC" w:eastAsia="Avant Garde Demi SFDC" w:hAnsi="Avant Garde Demi SFDC"/>
          <w:color w:val="321d71"/>
          <w:sz w:val="74"/>
          <w:szCs w:val="74"/>
          <w:rtl w:val="0"/>
        </w:rPr>
        <w:t xml:space="preserve">Asset Centric Service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Avant Garde Demi SFDC" w:cs="Avant Garde Demi SFDC" w:eastAsia="Avant Garde Demi SFDC" w:hAnsi="Avant Garde Demi SFDC"/>
          <w:color w:val="321d71"/>
        </w:rPr>
      </w:pPr>
      <w:bookmarkStart w:colFirst="0" w:colLast="0" w:name="_w99g6zdegad7" w:id="3"/>
      <w:bookmarkEnd w:id="3"/>
      <w:r w:rsidDel="00000000" w:rsidR="00000000" w:rsidRPr="00000000">
        <w:rPr>
          <w:rtl w:val="0"/>
        </w:rPr>
      </w:r>
    </w:p>
    <w:p w:rsidR="00000000" w:rsidDel="00000000" w:rsidP="00000000" w:rsidRDefault="00000000" w:rsidRPr="00000000" w14:paraId="00000006">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07">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08">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09">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0A">
      <w:pPr>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Pr>
        <w:drawing>
          <wp:anchor allowOverlap="1" behindDoc="1" distB="114300" distT="114300" distL="114300" distR="114300" hidden="0" layoutInCell="1" locked="0" relativeHeight="0" simplePos="0">
            <wp:simplePos x="0" y="0"/>
            <wp:positionH relativeFrom="page">
              <wp:posOffset>4057650</wp:posOffset>
            </wp:positionH>
            <wp:positionV relativeFrom="page">
              <wp:posOffset>4740687</wp:posOffset>
            </wp:positionV>
            <wp:extent cx="4022914" cy="4300538"/>
            <wp:effectExtent b="0" l="0" r="0" t="0"/>
            <wp:wrapNone/>
            <wp:docPr id="3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4022914" cy="4300538"/>
                    </a:xfrm>
                    <a:prstGeom prst="rect"/>
                    <a:ln/>
                  </pic:spPr>
                </pic:pic>
              </a:graphicData>
            </a:graphic>
          </wp:anchor>
        </w:drawing>
      </w:r>
      <w:r w:rsidDel="00000000" w:rsidR="00000000" w:rsidRPr="00000000">
        <w:rPr>
          <w:rtl w:val="0"/>
        </w:rPr>
      </w:r>
    </w:p>
    <w:p w:rsidR="00000000" w:rsidDel="00000000" w:rsidP="00000000" w:rsidRDefault="00000000" w:rsidRPr="00000000" w14:paraId="0000000B">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0C">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0D">
      <w:pPr>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Pr>
        <w:drawing>
          <wp:anchor allowOverlap="1" behindDoc="1" distB="114300" distT="114300" distL="114300" distR="114300" hidden="0" layoutInCell="1" locked="0" relativeHeight="0" simplePos="0">
            <wp:simplePos x="0" y="0"/>
            <wp:positionH relativeFrom="page">
              <wp:posOffset>1457325</wp:posOffset>
            </wp:positionH>
            <wp:positionV relativeFrom="page">
              <wp:posOffset>5238750</wp:posOffset>
            </wp:positionV>
            <wp:extent cx="5047053" cy="4086541"/>
            <wp:effectExtent b="0" l="0" r="0" t="0"/>
            <wp:wrapNone/>
            <wp:docPr id="2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047053" cy="4086541"/>
                    </a:xfrm>
                    <a:prstGeom prst="rect"/>
                    <a:ln/>
                  </pic:spPr>
                </pic:pic>
              </a:graphicData>
            </a:graphic>
          </wp:anchor>
        </w:drawing>
      </w:r>
      <w:r w:rsidDel="00000000" w:rsidR="00000000" w:rsidRPr="00000000">
        <w:rPr>
          <w:rtl w:val="0"/>
        </w:rPr>
      </w:r>
    </w:p>
    <w:p w:rsidR="00000000" w:rsidDel="00000000" w:rsidP="00000000" w:rsidRDefault="00000000" w:rsidRPr="00000000" w14:paraId="0000000E">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0F">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10">
      <w:pPr>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Pr>
        <w:drawing>
          <wp:anchor allowOverlap="1" behindDoc="0" distB="114300" distT="114300" distL="114300" distR="114300" hidden="0" layoutInCell="1" locked="0" relativeHeight="0" simplePos="0">
            <wp:simplePos x="0" y="0"/>
            <wp:positionH relativeFrom="page">
              <wp:posOffset>838200</wp:posOffset>
            </wp:positionH>
            <wp:positionV relativeFrom="page">
              <wp:posOffset>5769387</wp:posOffset>
            </wp:positionV>
            <wp:extent cx="3275600" cy="3275600"/>
            <wp:effectExtent b="0" l="0" r="0" t="0"/>
            <wp:wrapNone/>
            <wp:docPr id="2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3275600" cy="3275600"/>
                    </a:xfrm>
                    <a:prstGeom prst="rect"/>
                    <a:ln/>
                  </pic:spPr>
                </pic:pic>
              </a:graphicData>
            </a:graphic>
          </wp:anchor>
        </w:drawing>
      </w:r>
      <w:r w:rsidDel="00000000" w:rsidR="00000000" w:rsidRPr="00000000">
        <w:rPr>
          <w:rtl w:val="0"/>
        </w:rPr>
      </w:r>
    </w:p>
    <w:p w:rsidR="00000000" w:rsidDel="00000000" w:rsidP="00000000" w:rsidRDefault="00000000" w:rsidRPr="00000000" w14:paraId="00000011">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12">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13">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14">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15">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16">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17">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18">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19">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1A">
      <w:pPr>
        <w:ind w:right="990"/>
        <w:jc w:val="right"/>
        <w:rPr>
          <w:rFonts w:ascii="Avant Garde Demi SFDC" w:cs="Avant Garde Demi SFDC" w:eastAsia="Avant Garde Demi SFDC" w:hAnsi="Avant Garde Demi SFDC"/>
          <w:color w:val="321d71"/>
          <w:sz w:val="34"/>
          <w:szCs w:val="34"/>
        </w:rPr>
      </w:pPr>
      <w:r w:rsidDel="00000000" w:rsidR="00000000" w:rsidRPr="00000000">
        <w:rPr>
          <w:rtl w:val="0"/>
        </w:rPr>
      </w:r>
    </w:p>
    <w:p w:rsidR="00000000" w:rsidDel="00000000" w:rsidP="00000000" w:rsidRDefault="00000000" w:rsidRPr="00000000" w14:paraId="0000001B">
      <w:pPr>
        <w:ind w:right="990"/>
        <w:jc w:val="right"/>
        <w:rPr>
          <w:rFonts w:ascii="Avant Garde Demi SFDC" w:cs="Avant Garde Demi SFDC" w:eastAsia="Avant Garde Demi SFDC" w:hAnsi="Avant Garde Demi SFDC"/>
          <w:color w:val="321d71"/>
          <w:sz w:val="34"/>
          <w:szCs w:val="34"/>
        </w:rPr>
      </w:pPr>
      <w:r w:rsidDel="00000000" w:rsidR="00000000" w:rsidRPr="00000000">
        <w:rPr>
          <w:rtl w:val="0"/>
        </w:rPr>
      </w:r>
    </w:p>
    <w:p w:rsidR="00000000" w:rsidDel="00000000" w:rsidP="00000000" w:rsidRDefault="00000000" w:rsidRPr="00000000" w14:paraId="0000001C">
      <w:pPr>
        <w:ind w:right="990"/>
        <w:jc w:val="right"/>
        <w:rPr>
          <w:rFonts w:ascii="Avant Garde Demi SFDC" w:cs="Avant Garde Demi SFDC" w:eastAsia="Avant Garde Demi SFDC" w:hAnsi="Avant Garde Demi SFDC"/>
          <w:color w:val="321d71"/>
          <w:sz w:val="34"/>
          <w:szCs w:val="34"/>
        </w:rPr>
      </w:pPr>
      <w:r w:rsidDel="00000000" w:rsidR="00000000" w:rsidRPr="00000000">
        <w:rPr>
          <w:rtl w:val="0"/>
        </w:rPr>
      </w:r>
    </w:p>
    <w:p w:rsidR="00000000" w:rsidDel="00000000" w:rsidP="00000000" w:rsidRDefault="00000000" w:rsidRPr="00000000" w14:paraId="0000001D">
      <w:pPr>
        <w:ind w:right="990"/>
        <w:jc w:val="right"/>
        <w:rPr>
          <w:rFonts w:ascii="Avant Garde Demi SFDC" w:cs="Avant Garde Demi SFDC" w:eastAsia="Avant Garde Demi SFDC" w:hAnsi="Avant Garde Demi SFDC"/>
          <w:color w:val="321d71"/>
          <w:sz w:val="34"/>
          <w:szCs w:val="34"/>
        </w:rPr>
      </w:pPr>
      <w:r w:rsidDel="00000000" w:rsidR="00000000" w:rsidRPr="00000000">
        <w:rPr>
          <w:rtl w:val="0"/>
        </w:rPr>
      </w:r>
    </w:p>
    <w:p w:rsidR="00000000" w:rsidDel="00000000" w:rsidP="00000000" w:rsidRDefault="00000000" w:rsidRPr="00000000" w14:paraId="0000001E">
      <w:pPr>
        <w:ind w:right="1350"/>
        <w:jc w:val="right"/>
        <w:rPr>
          <w:rFonts w:ascii="Avant Garde Demi SFDC" w:cs="Avant Garde Demi SFDC" w:eastAsia="Avant Garde Demi SFDC" w:hAnsi="Avant Garde Demi SFDC"/>
          <w:color w:val="321d71"/>
          <w:sz w:val="34"/>
          <w:szCs w:val="34"/>
        </w:rPr>
      </w:pPr>
      <w:r w:rsidDel="00000000" w:rsidR="00000000" w:rsidRPr="00000000">
        <w:rPr>
          <w:rtl w:val="0"/>
        </w:rPr>
      </w:r>
    </w:p>
    <w:p w:rsidR="00000000" w:rsidDel="00000000" w:rsidP="00000000" w:rsidRDefault="00000000" w:rsidRPr="00000000" w14:paraId="0000001F">
      <w:pPr>
        <w:ind w:right="1350"/>
        <w:jc w:val="right"/>
        <w:rPr>
          <w:rFonts w:ascii="Avant Garde Demi SFDC" w:cs="Avant Garde Demi SFDC" w:eastAsia="Avant Garde Demi SFDC" w:hAnsi="Avant Garde Demi SFDC"/>
          <w:b w:val="1"/>
          <w:color w:val="321d71"/>
          <w:sz w:val="46"/>
          <w:szCs w:val="46"/>
        </w:rPr>
      </w:pPr>
      <w:r w:rsidDel="00000000" w:rsidR="00000000" w:rsidRPr="00000000">
        <w:rPr>
          <w:rFonts w:ascii="Avant Garde Demi SFDC" w:cs="Avant Garde Demi SFDC" w:eastAsia="Avant Garde Demi SFDC" w:hAnsi="Avant Garde Demi SFDC"/>
          <w:color w:val="321d71"/>
          <w:sz w:val="34"/>
          <w:szCs w:val="34"/>
          <w:rtl w:val="0"/>
        </w:rPr>
        <w:t xml:space="preserve">Attendee Guide</w: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Avant Garde Demi SFDC" w:cs="Avant Garde Demi SFDC" w:eastAsia="Avant Garde Demi SFDC" w:hAnsi="Avant Garde Demi SFDC"/>
          <w:b w:val="1"/>
          <w:color w:val="321d71"/>
          <w:sz w:val="46"/>
          <w:szCs w:val="46"/>
          <w:u w:val="single"/>
        </w:rPr>
      </w:pPr>
      <w:bookmarkStart w:colFirst="0" w:colLast="0" w:name="_bw3kuad2kgx1" w:id="4"/>
      <w:bookmarkEnd w:id="4"/>
      <w:r w:rsidDel="00000000" w:rsidR="00000000" w:rsidRPr="00000000">
        <w:rPr>
          <w:rFonts w:ascii="Avant Garde Demi SFDC" w:cs="Avant Garde Demi SFDC" w:eastAsia="Avant Garde Demi SFDC" w:hAnsi="Avant Garde Demi SFDC"/>
          <w:b w:val="1"/>
          <w:color w:val="321d71"/>
          <w:sz w:val="46"/>
          <w:szCs w:val="46"/>
          <w:rtl w:val="0"/>
        </w:rPr>
        <w:t xml:space="preserve">Product Service Campaign and Actionable List Configuration Guide</w:t>
      </w:r>
      <w:r w:rsidDel="00000000" w:rsidR="00000000" w:rsidRPr="00000000">
        <w:rPr>
          <w:rtl w:val="0"/>
        </w:rPr>
      </w:r>
    </w:p>
    <w:p w:rsidR="00000000" w:rsidDel="00000000" w:rsidP="00000000" w:rsidRDefault="00000000" w:rsidRPr="00000000" w14:paraId="00000021">
      <w:pPr>
        <w:spacing w:after="240" w:before="240" w:lineRule="auto"/>
        <w:rPr>
          <w:rFonts w:ascii="Avant Garde Demi SFDC" w:cs="Avant Garde Demi SFDC" w:eastAsia="Avant Garde Demi SFDC" w:hAnsi="Avant Garde Demi SFDC"/>
          <w:b w:val="1"/>
          <w:color w:val="321d71"/>
          <w:sz w:val="46"/>
          <w:szCs w:val="46"/>
        </w:rPr>
      </w:pPr>
      <w:r w:rsidDel="00000000" w:rsidR="00000000" w:rsidRPr="00000000">
        <w:rPr>
          <w:rFonts w:ascii="Avant Garde Demi SFDC" w:cs="Avant Garde Demi SFDC" w:eastAsia="Avant Garde Demi SFDC" w:hAnsi="Avant Garde Demi SFDC"/>
          <w:b w:val="1"/>
          <w:color w:val="321d71"/>
          <w:sz w:val="46"/>
          <w:szCs w:val="46"/>
          <w:rtl w:val="0"/>
        </w:rPr>
        <w:t xml:space="preserve">Index</w:t>
      </w:r>
    </w:p>
    <w:p w:rsidR="00000000" w:rsidDel="00000000" w:rsidP="00000000" w:rsidRDefault="00000000" w:rsidRPr="00000000" w14:paraId="00000022">
      <w:pPr>
        <w:pStyle w:val="Heading1"/>
        <w:keepNext w:val="0"/>
        <w:keepLines w:val="0"/>
        <w:spacing w:before="480" w:lineRule="auto"/>
        <w:rPr>
          <w:rFonts w:ascii="Avant Garde Demi SFDC" w:cs="Avant Garde Demi SFDC" w:eastAsia="Avant Garde Demi SFDC" w:hAnsi="Avant Garde Demi SFDC"/>
          <w:color w:val="321d71"/>
          <w:sz w:val="60"/>
          <w:szCs w:val="60"/>
        </w:rPr>
      </w:pPr>
      <w:bookmarkStart w:colFirst="0" w:colLast="0" w:name="_336ss0a5hjl4" w:id="5"/>
      <w:bookmarkEnd w:id="5"/>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sqifjeo6x1jt">
            <w:r w:rsidDel="00000000" w:rsidR="00000000" w:rsidRPr="00000000">
              <w:rPr>
                <w:rFonts w:ascii="Avant Garde Demi SFDC" w:cs="Avant Garde Demi SFDC" w:eastAsia="Avant Garde Demi SFDC" w:hAnsi="Avant Garde Demi SFDC"/>
                <w:b w:val="1"/>
                <w:i w:val="0"/>
                <w:smallCaps w:val="0"/>
                <w:strike w:val="0"/>
                <w:color w:val="321d71"/>
                <w:sz w:val="34"/>
                <w:szCs w:val="34"/>
                <w:u w:val="none"/>
                <w:shd w:fill="auto" w:val="clear"/>
                <w:vertAlign w:val="baseline"/>
                <w:rtl w:val="0"/>
              </w:rPr>
              <w:t xml:space="preserve">Get hands on with Connected Assets, Vehicles and Asset Centric Service</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Pr>
          </w:pPr>
          <w:hyperlink w:anchor="_bw3kuad2kgx1">
            <w:r w:rsidDel="00000000" w:rsidR="00000000" w:rsidRPr="00000000">
              <w:rPr>
                <w:rFonts w:ascii="Avant Garde Demi SFDC" w:cs="Avant Garde Demi SFDC" w:eastAsia="Avant Garde Demi SFDC" w:hAnsi="Avant Garde Demi SFDC"/>
                <w:b w:val="1"/>
                <w:i w:val="0"/>
                <w:smallCaps w:val="0"/>
                <w:strike w:val="0"/>
                <w:color w:val="321d71"/>
                <w:sz w:val="34"/>
                <w:szCs w:val="34"/>
                <w:u w:val="none"/>
                <w:shd w:fill="auto" w:val="clear"/>
                <w:vertAlign w:val="baseline"/>
                <w:rtl w:val="0"/>
              </w:rPr>
              <w:t xml:space="preserve">Product Service Campaign and Actionable List Configuration Guide</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Pr>
          </w:pPr>
          <w:hyperlink w:anchor="_vpwpvr6xe0rj">
            <w:r w:rsidDel="00000000" w:rsidR="00000000" w:rsidRPr="00000000">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tl w:val="0"/>
              </w:rPr>
              <w:t xml:space="preserve">​🪧 Actionable List Configuration Guide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vant Garde Demi SFDC" w:cs="Avant Garde Demi SFDC" w:eastAsia="Avant Garde Demi SFDC" w:hAnsi="Avant Garde Demi SFDC"/>
              <w:i w:val="0"/>
              <w:smallCaps w:val="0"/>
              <w:strike w:val="0"/>
              <w:color w:val="321d71"/>
              <w:sz w:val="28"/>
              <w:szCs w:val="28"/>
              <w:u w:val="none"/>
              <w:shd w:fill="auto" w:val="clear"/>
              <w:vertAlign w:val="baseline"/>
            </w:rPr>
          </w:pPr>
          <w:hyperlink w:anchor="_dq9sivjc0xeq">
            <w:r w:rsidDel="00000000" w:rsidR="00000000" w:rsidRPr="00000000">
              <w:rPr>
                <w:rFonts w:ascii="Avant Garde Demi SFDC" w:cs="Avant Garde Demi SFDC" w:eastAsia="Avant Garde Demi SFDC" w:hAnsi="Avant Garde Demi SFDC"/>
                <w:i w:val="0"/>
                <w:smallCaps w:val="0"/>
                <w:strike w:val="0"/>
                <w:color w:val="321d71"/>
                <w:sz w:val="34"/>
                <w:szCs w:val="34"/>
                <w:u w:val="none"/>
                <w:shd w:fill="auto" w:val="clear"/>
                <w:vertAlign w:val="baseline"/>
                <w:rtl w:val="0"/>
              </w:rPr>
              <w:t xml:space="preserve">🛠️ Data Processing Engine  Configuration</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Pr>
          </w:pPr>
          <w:hyperlink w:anchor="_9n3rx64mw2uy">
            <w:r w:rsidDel="00000000" w:rsidR="00000000" w:rsidRPr="00000000">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tl w:val="0"/>
              </w:rPr>
              <w:t xml:space="preserve">🪧 Actionable List Configuration continued</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Pr>
          </w:pPr>
          <w:hyperlink w:anchor="_ipm38we5swo">
            <w:r w:rsidDel="00000000" w:rsidR="00000000" w:rsidRPr="00000000">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tl w:val="0"/>
              </w:rPr>
              <w:t xml:space="preserve">🪧 Actionable List Creation</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Pr>
          </w:pPr>
          <w:hyperlink w:anchor="_fe1xrcm957uc">
            <w:r w:rsidDel="00000000" w:rsidR="00000000" w:rsidRPr="00000000">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tl w:val="0"/>
              </w:rPr>
              <w:t xml:space="preserve">🛠️ Product Service Campaign Configuration</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vant Garde Demi SFDC" w:cs="Avant Garde Demi SFDC" w:eastAsia="Avant Garde Demi SFDC" w:hAnsi="Avant Garde Demi SFDC"/>
              <w:b w:val="1"/>
              <w:i w:val="0"/>
              <w:smallCaps w:val="0"/>
              <w:strike w:val="0"/>
              <w:color w:val="321d71"/>
              <w:sz w:val="28"/>
              <w:szCs w:val="28"/>
              <w:u w:val="none"/>
              <w:shd w:fill="auto" w:val="clear"/>
              <w:vertAlign w:val="baseline"/>
            </w:rPr>
          </w:pPr>
          <w:hyperlink w:anchor="_642ycqr4pwe">
            <w:r w:rsidDel="00000000" w:rsidR="00000000" w:rsidRPr="00000000">
              <w:rPr>
                <w:rFonts w:ascii="Avant Garde Demi SFDC" w:cs="Avant Garde Demi SFDC" w:eastAsia="Avant Garde Demi SFDC" w:hAnsi="Avant Garde Demi SFDC"/>
                <w:b w:val="1"/>
                <w:i w:val="0"/>
                <w:smallCaps w:val="0"/>
                <w:strike w:val="0"/>
                <w:color w:val="321d71"/>
                <w:sz w:val="34"/>
                <w:szCs w:val="34"/>
                <w:u w:val="none"/>
                <w:shd w:fill="auto" w:val="clear"/>
                <w:vertAlign w:val="baseline"/>
                <w:rtl w:val="0"/>
              </w:rPr>
              <w:t xml:space="preserve">Want to learn more?</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keepNext w:val="0"/>
        <w:keepLines w:val="0"/>
        <w:spacing w:before="480" w:lineRule="auto"/>
        <w:rPr>
          <w:rFonts w:ascii="Avant Garde Demi SFDC" w:cs="Avant Garde Demi SFDC" w:eastAsia="Avant Garde Demi SFDC" w:hAnsi="Avant Garde Demi SFDC"/>
          <w:color w:val="321d71"/>
          <w:sz w:val="60"/>
          <w:szCs w:val="60"/>
        </w:rPr>
      </w:pPr>
      <w:bookmarkStart w:colFirst="0" w:colLast="0" w:name="_u0cctkuqd9jn" w:id="6"/>
      <w:bookmarkEnd w:id="6"/>
      <w:r w:rsidDel="00000000" w:rsidR="00000000" w:rsidRPr="00000000">
        <w:rPr>
          <w:rtl w:val="0"/>
        </w:rPr>
      </w:r>
    </w:p>
    <w:p w:rsidR="00000000" w:rsidDel="00000000" w:rsidP="00000000" w:rsidRDefault="00000000" w:rsidRPr="00000000" w14:paraId="0000002C">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2D">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2E">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2F">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30">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31">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32">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33">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34">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35">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36">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37">
      <w:pPr>
        <w:rPr>
          <w:rFonts w:ascii="Avant Garde Demi SFDC" w:cs="Avant Garde Demi SFDC" w:eastAsia="Avant Garde Demi SFDC" w:hAnsi="Avant Garde Demi SFDC"/>
          <w:b w:val="1"/>
          <w:color w:val="321d71"/>
          <w:sz w:val="26"/>
          <w:szCs w:val="26"/>
        </w:rPr>
      </w:pPr>
      <w:r w:rsidDel="00000000" w:rsidR="00000000" w:rsidRPr="00000000">
        <w:rPr>
          <w:rtl w:val="0"/>
        </w:rPr>
      </w:r>
    </w:p>
    <w:p w:rsidR="00000000" w:rsidDel="00000000" w:rsidP="00000000" w:rsidRDefault="00000000" w:rsidRPr="00000000" w14:paraId="00000038">
      <w:pPr>
        <w:rPr>
          <w:rFonts w:ascii="Avant Garde Demi SFDC" w:cs="Avant Garde Demi SFDC" w:eastAsia="Avant Garde Demi SFDC" w:hAnsi="Avant Garde Demi SFDC"/>
          <w:b w:val="1"/>
          <w:color w:val="321d7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rPr>
          <w:rFonts w:ascii="Avant Garde Demi SFDC" w:cs="Avant Garde Demi SFDC" w:eastAsia="Avant Garde Demi SFDC" w:hAnsi="Avant Garde Demi SFDC"/>
          <w:color w:val="321d71"/>
          <w:sz w:val="34"/>
          <w:szCs w:val="34"/>
        </w:rPr>
      </w:pPr>
      <w:bookmarkStart w:colFirst="0" w:colLast="0" w:name="_vpwpvr6xe0rj" w:id="7"/>
      <w:bookmarkEnd w:id="7"/>
      <w:r w:rsidDel="00000000" w:rsidR="00000000" w:rsidRPr="00000000">
        <w:rPr>
          <w:sz w:val="26"/>
          <w:szCs w:val="26"/>
          <w:rtl w:val="0"/>
        </w:rPr>
        <w:t xml:space="preserve">​</w:t>
      </w:r>
      <w:r w:rsidDel="00000000" w:rsidR="00000000" w:rsidRPr="00000000">
        <w:rPr>
          <w:sz w:val="34"/>
          <w:szCs w:val="34"/>
          <w:rtl w:val="0"/>
        </w:rPr>
        <w:t xml:space="preserve">🪧 </w:t>
      </w:r>
      <w:r w:rsidDel="00000000" w:rsidR="00000000" w:rsidRPr="00000000">
        <w:rPr>
          <w:rFonts w:ascii="Avant Garde Demi SFDC" w:cs="Avant Garde Demi SFDC" w:eastAsia="Avant Garde Demi SFDC" w:hAnsi="Avant Garde Demi SFDC"/>
          <w:color w:val="321d71"/>
          <w:sz w:val="34"/>
          <w:szCs w:val="34"/>
          <w:rtl w:val="0"/>
        </w:rPr>
        <w:t xml:space="preserve">Actionable List Configuration Guide</w:t>
      </w:r>
    </w:p>
    <w:p w:rsidR="00000000" w:rsidDel="00000000" w:rsidP="00000000" w:rsidRDefault="00000000" w:rsidRPr="00000000" w14:paraId="0000003A">
      <w:pPr>
        <w:spacing w:after="240" w:before="240" w:lineRule="auto"/>
        <w:rPr>
          <w:rFonts w:ascii="Avant Garde Demi SFDC" w:cs="Avant Garde Demi SFDC" w:eastAsia="Avant Garde Demi SFDC" w:hAnsi="Avant Garde Demi SFDC"/>
          <w:b w:val="1"/>
          <w:color w:val="321d71"/>
        </w:rPr>
      </w:pPr>
      <w:r w:rsidDel="00000000" w:rsidR="00000000" w:rsidRPr="00000000">
        <w:rPr>
          <w:rFonts w:ascii="Avant Garde Demi SFDC" w:cs="Avant Garde Demi SFDC" w:eastAsia="Avant Garde Demi SFDC" w:hAnsi="Avant Garde Demi SFDC"/>
          <w:color w:val="321d71"/>
          <w:rtl w:val="0"/>
        </w:rPr>
        <w:t xml:space="preserve">Guided steps to create Actionable lists powered by data processing engine to create Asset or Vehicle data sets</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p4m5u9krt4qr" w:id="8"/>
      <w:bookmarkEnd w:id="8"/>
      <w:r w:rsidDel="00000000" w:rsidR="00000000" w:rsidRPr="00000000">
        <w:rPr>
          <w:rFonts w:ascii="Avant Garde Demi SFDC" w:cs="Avant Garde Demi SFDC" w:eastAsia="Avant Garde Demi SFDC" w:hAnsi="Avant Garde Demi SFDC"/>
          <w:b w:val="1"/>
          <w:color w:val="321d71"/>
          <w:sz w:val="26"/>
          <w:szCs w:val="26"/>
          <w:rtl w:val="0"/>
        </w:rPr>
        <w:t xml:space="preserve">1. 1. Click the Gear 2. Click on Setup…</w:t>
      </w:r>
    </w:p>
    <w:p w:rsidR="00000000" w:rsidDel="00000000" w:rsidP="00000000" w:rsidRDefault="00000000" w:rsidRPr="00000000" w14:paraId="0000003C">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Access setup from any page in your org</w:t>
      </w:r>
    </w:p>
    <w:p w:rsidR="00000000" w:rsidDel="00000000" w:rsidP="00000000" w:rsidRDefault="00000000" w:rsidRPr="00000000" w14:paraId="0000003D">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4738688" cy="2863130"/>
            <wp:effectExtent b="9525" l="9525" r="9525" t="9525"/>
            <wp:docPr descr="1. Click the Gear&#10;2. Click on Setup…" id="83" name="image76.png"/>
            <a:graphic>
              <a:graphicData uri="http://schemas.openxmlformats.org/drawingml/2006/picture">
                <pic:pic>
                  <pic:nvPicPr>
                    <pic:cNvPr descr="1. Click the Gear&#10;2. Click on Setup…" id="0" name="image76.png"/>
                    <pic:cNvPicPr preferRelativeResize="0"/>
                  </pic:nvPicPr>
                  <pic:blipFill>
                    <a:blip r:embed="rId17"/>
                    <a:srcRect b="0" l="0" r="0" t="0"/>
                    <a:stretch>
                      <a:fillRect/>
                    </a:stretch>
                  </pic:blipFill>
                  <pic:spPr>
                    <a:xfrm>
                      <a:off x="0" y="0"/>
                      <a:ext cx="4738688" cy="286313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tr9pgy5ae2" w:id="9"/>
      <w:bookmarkEnd w:id="9"/>
      <w:r w:rsidDel="00000000" w:rsidR="00000000" w:rsidRPr="00000000">
        <w:rPr>
          <w:rFonts w:ascii="Avant Garde Demi SFDC" w:cs="Avant Garde Demi SFDC" w:eastAsia="Avant Garde Demi SFDC" w:hAnsi="Avant Garde Demi SFDC"/>
          <w:b w:val="1"/>
          <w:color w:val="321d71"/>
          <w:sz w:val="26"/>
          <w:szCs w:val="26"/>
          <w:rtl w:val="0"/>
        </w:rPr>
        <w:t xml:space="preserve">2. 1. In setup quick search Type "Actionable" 2. Click Actionable Segmentation Settings</w:t>
      </w:r>
    </w:p>
    <w:p w:rsidR="00000000" w:rsidDel="00000000" w:rsidP="00000000" w:rsidRDefault="00000000" w:rsidRPr="00000000" w14:paraId="0000003F">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3014663" cy="4117588"/>
            <wp:effectExtent b="9525" l="9525" r="9525" t="9525"/>
            <wp:docPr descr="1. In setup quick search  Type &quot;Actionable&quot;&#10;2. Click  Actionable Segmentation Settings" id="39" name="image18.png"/>
            <a:graphic>
              <a:graphicData uri="http://schemas.openxmlformats.org/drawingml/2006/picture">
                <pic:pic>
                  <pic:nvPicPr>
                    <pic:cNvPr descr="1. In setup quick search  Type &quot;Actionable&quot;&#10;2. Click  Actionable Segmentation Settings" id="0" name="image18.png"/>
                    <pic:cNvPicPr preferRelativeResize="0"/>
                  </pic:nvPicPr>
                  <pic:blipFill>
                    <a:blip r:embed="rId18"/>
                    <a:srcRect b="0" l="0" r="0" t="0"/>
                    <a:stretch>
                      <a:fillRect/>
                    </a:stretch>
                  </pic:blipFill>
                  <pic:spPr>
                    <a:xfrm>
                      <a:off x="0" y="0"/>
                      <a:ext cx="3014663" cy="4117588"/>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x94uhid6h226" w:id="10"/>
      <w:bookmarkEnd w:id="10"/>
      <w:r w:rsidDel="00000000" w:rsidR="00000000" w:rsidRPr="00000000">
        <w:rPr>
          <w:rFonts w:ascii="Avant Garde Demi SFDC" w:cs="Avant Garde Demi SFDC" w:eastAsia="Avant Garde Demi SFDC" w:hAnsi="Avant Garde Demi SFDC"/>
          <w:b w:val="1"/>
          <w:color w:val="321d71"/>
          <w:sz w:val="26"/>
          <w:szCs w:val="26"/>
          <w:rtl w:val="0"/>
        </w:rPr>
        <w:t xml:space="preserve">3. 1.Click on New Data Processing Engine Definition</w:t>
      </w:r>
    </w:p>
    <w:p w:rsidR="00000000" w:rsidDel="00000000" w:rsidP="00000000" w:rsidRDefault="00000000" w:rsidRPr="00000000" w14:paraId="00000041">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Data processing engine is an industry provided platform data transformation and aggregation component.</w:t>
      </w:r>
    </w:p>
    <w:p w:rsidR="00000000" w:rsidDel="00000000" w:rsidP="00000000" w:rsidRDefault="00000000" w:rsidRPr="00000000" w14:paraId="00000042">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710363" cy="4062915"/>
            <wp:effectExtent b="9525" l="9525" r="9525" t="9525"/>
            <wp:docPr descr="1.Click on New Data Processing Engine Definition" id="87" name="image81.png"/>
            <a:graphic>
              <a:graphicData uri="http://schemas.openxmlformats.org/drawingml/2006/picture">
                <pic:pic>
                  <pic:nvPicPr>
                    <pic:cNvPr descr="1.Click on New Data Processing Engine Definition" id="0" name="image81.png"/>
                    <pic:cNvPicPr preferRelativeResize="0"/>
                  </pic:nvPicPr>
                  <pic:blipFill>
                    <a:blip r:embed="rId19"/>
                    <a:srcRect b="0" l="0" r="0" t="0"/>
                    <a:stretch>
                      <a:fillRect/>
                    </a:stretch>
                  </pic:blipFill>
                  <pic:spPr>
                    <a:xfrm>
                      <a:off x="0" y="0"/>
                      <a:ext cx="6710363" cy="4062915"/>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zf7zkw5dzc57" w:id="11"/>
      <w:bookmarkEnd w:id="11"/>
      <w:r w:rsidDel="00000000" w:rsidR="00000000" w:rsidRPr="00000000">
        <w:rPr>
          <w:rFonts w:ascii="Avant Garde Demi SFDC" w:cs="Avant Garde Demi SFDC" w:eastAsia="Avant Garde Demi SFDC" w:hAnsi="Avant Garde Demi SFDC"/>
          <w:b w:val="1"/>
          <w:color w:val="321d71"/>
          <w:sz w:val="26"/>
          <w:szCs w:val="26"/>
          <w:rtl w:val="0"/>
        </w:rPr>
        <w:t xml:space="preserve">4. 1. Type "WorkshopAssetServiceEOLUpgradeCampaign" 2. Pick Asset from the object list 3. Click on Save &amp; Next</w:t>
      </w:r>
    </w:p>
    <w:p w:rsidR="00000000" w:rsidDel="00000000" w:rsidP="00000000" w:rsidRDefault="00000000" w:rsidRPr="00000000" w14:paraId="00000044">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3454400"/>
            <wp:effectExtent b="9525" l="9525" r="9525" t="9525"/>
            <wp:docPr descr="1. Type &quot;WorkshopAssetServiceEOLUpgradeCampaign&quot;&#10;2. Pick Asset from the object list&#10;3. Click on Save &amp; Next" id="28" name="image17.png"/>
            <a:graphic>
              <a:graphicData uri="http://schemas.openxmlformats.org/drawingml/2006/picture">
                <pic:pic>
                  <pic:nvPicPr>
                    <pic:cNvPr descr="1. Type &quot;WorkshopAssetServiceEOLUpgradeCampaign&quot;&#10;2. Pick Asset from the object list&#10;3. Click on Save &amp; Next" id="0" name="image17.png"/>
                    <pic:cNvPicPr preferRelativeResize="0"/>
                  </pic:nvPicPr>
                  <pic:blipFill>
                    <a:blip r:embed="rId20"/>
                    <a:srcRect b="0" l="0" r="0" t="0"/>
                    <a:stretch>
                      <a:fillRect/>
                    </a:stretch>
                  </pic:blipFill>
                  <pic:spPr>
                    <a:xfrm>
                      <a:off x="0" y="0"/>
                      <a:ext cx="7315200" cy="34544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wlc1cjwn1bxw" w:id="12"/>
      <w:bookmarkEnd w:id="12"/>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fxyxmgms2fqc" w:id="13"/>
      <w:bookmarkEnd w:id="13"/>
      <w:r w:rsidDel="00000000" w:rsidR="00000000" w:rsidRPr="00000000">
        <w:rPr>
          <w:rFonts w:ascii="Avant Garde Demi SFDC" w:cs="Avant Garde Demi SFDC" w:eastAsia="Avant Garde Demi SFDC" w:hAnsi="Avant Garde Demi SFDC"/>
          <w:b w:val="1"/>
          <w:color w:val="321d71"/>
          <w:sz w:val="26"/>
          <w:szCs w:val="26"/>
          <w:rtl w:val="0"/>
        </w:rPr>
        <w:t xml:space="preserve">5. Click on Launch Data Processing Engine</w:t>
      </w:r>
    </w:p>
    <w:p w:rsidR="00000000" w:rsidDel="00000000" w:rsidP="00000000" w:rsidRDefault="00000000" w:rsidRPr="00000000" w14:paraId="00000047">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424488" cy="3284358"/>
            <wp:effectExtent b="9525" l="9525" r="9525" t="9525"/>
            <wp:docPr descr="Click on Launch Data Processing Engine" id="45" name="image33.png"/>
            <a:graphic>
              <a:graphicData uri="http://schemas.openxmlformats.org/drawingml/2006/picture">
                <pic:pic>
                  <pic:nvPicPr>
                    <pic:cNvPr descr="Click on Launch Data Processing Engine" id="0" name="image33.png"/>
                    <pic:cNvPicPr preferRelativeResize="0"/>
                  </pic:nvPicPr>
                  <pic:blipFill>
                    <a:blip r:embed="rId21"/>
                    <a:srcRect b="0" l="0" r="0" t="0"/>
                    <a:stretch>
                      <a:fillRect/>
                    </a:stretch>
                  </pic:blipFill>
                  <pic:spPr>
                    <a:xfrm>
                      <a:off x="0" y="0"/>
                      <a:ext cx="5424488" cy="3284358"/>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Avant Garde Demi SFDC" w:cs="Avant Garde Demi SFDC" w:eastAsia="Avant Garde Demi SFDC" w:hAnsi="Avant Garde Demi SFDC"/>
          <w:b w:val="1"/>
          <w:color w:val="321d71"/>
          <w:sz w:val="34"/>
          <w:szCs w:val="34"/>
        </w:rPr>
      </w:pPr>
      <w:bookmarkStart w:colFirst="0" w:colLast="0" w:name="_dq9sivjc0xeq" w:id="14"/>
      <w:bookmarkEnd w:id="14"/>
      <w:r w:rsidDel="00000000" w:rsidR="00000000" w:rsidRPr="00000000">
        <w:rPr>
          <w:rFonts w:ascii="Avant Garde Demi SFDC" w:cs="Avant Garde Demi SFDC" w:eastAsia="Avant Garde Demi SFDC" w:hAnsi="Avant Garde Demi SFDC"/>
          <w:b w:val="1"/>
          <w:color w:val="321d71"/>
          <w:sz w:val="34"/>
          <w:szCs w:val="34"/>
          <w:rtl w:val="0"/>
        </w:rPr>
        <w:t xml:space="preserve">🛠️ Data Processing Engine  Configuration</w:t>
      </w:r>
    </w:p>
    <w:p w:rsidR="00000000" w:rsidDel="00000000" w:rsidP="00000000" w:rsidRDefault="00000000" w:rsidRPr="00000000" w14:paraId="00000049">
      <w:pPr>
        <w:spacing w:after="240" w:before="240" w:lineRule="auto"/>
        <w:rPr>
          <w:rFonts w:ascii="Avant Garde Demi SFDC" w:cs="Avant Garde Demi SFDC" w:eastAsia="Avant Garde Demi SFDC" w:hAnsi="Avant Garde Demi SFDC"/>
          <w:b w:val="1"/>
          <w:color w:val="321d71"/>
        </w:rPr>
      </w:pPr>
      <w:r w:rsidDel="00000000" w:rsidR="00000000" w:rsidRPr="00000000">
        <w:rPr>
          <w:rFonts w:ascii="Avant Garde Demi SFDC" w:cs="Avant Garde Demi SFDC" w:eastAsia="Avant Garde Demi SFDC" w:hAnsi="Avant Garde Demi SFDC"/>
          <w:color w:val="321d71"/>
          <w:rtl w:val="0"/>
        </w:rPr>
        <w:t xml:space="preserve">Configure the new context definition for Assets</w: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tww4a1hiiyg5" w:id="15"/>
      <w:bookmarkEnd w:id="15"/>
      <w:r w:rsidDel="00000000" w:rsidR="00000000" w:rsidRPr="00000000">
        <w:rPr>
          <w:rFonts w:ascii="Avant Garde Demi SFDC" w:cs="Avant Garde Demi SFDC" w:eastAsia="Avant Garde Demi SFDC" w:hAnsi="Avant Garde Demi SFDC"/>
          <w:b w:val="1"/>
          <w:color w:val="321d71"/>
          <w:sz w:val="26"/>
          <w:szCs w:val="26"/>
          <w:rtl w:val="0"/>
        </w:rPr>
        <w:t xml:space="preserve">6. 1. Click the Asset_DS Data Source 2 .Click on Configure</w:t>
      </w:r>
    </w:p>
    <w:p w:rsidR="00000000" w:rsidDel="00000000" w:rsidP="00000000" w:rsidRDefault="00000000" w:rsidRPr="00000000" w14:paraId="0000004B">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4432300"/>
            <wp:effectExtent b="9525" l="9525" r="9525" t="9525"/>
            <wp:docPr descr="1. Click the Asset_DS Data Source &#10;2 .Click on Configure" id="67" name="image58.png"/>
            <a:graphic>
              <a:graphicData uri="http://schemas.openxmlformats.org/drawingml/2006/picture">
                <pic:pic>
                  <pic:nvPicPr>
                    <pic:cNvPr descr="1. Click the Asset_DS Data Source &#10;2 .Click on Configure" id="0" name="image58.png"/>
                    <pic:cNvPicPr preferRelativeResize="0"/>
                  </pic:nvPicPr>
                  <pic:blipFill>
                    <a:blip r:embed="rId22"/>
                    <a:srcRect b="0" l="0" r="0" t="0"/>
                    <a:stretch>
                      <a:fillRect/>
                    </a:stretch>
                  </pic:blipFill>
                  <pic:spPr>
                    <a:xfrm>
                      <a:off x="0" y="0"/>
                      <a:ext cx="7315200" cy="44323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9epht8bj7kr5" w:id="16"/>
      <w:bookmarkEnd w:id="16"/>
      <w:r w:rsidDel="00000000" w:rsidR="00000000" w:rsidRPr="00000000">
        <w:rPr>
          <w:rFonts w:ascii="Avant Garde Demi SFDC" w:cs="Avant Garde Demi SFDC" w:eastAsia="Avant Garde Demi SFDC" w:hAnsi="Avant Garde Demi SFDC"/>
          <w:b w:val="1"/>
          <w:color w:val="321d71"/>
          <w:sz w:val="26"/>
          <w:szCs w:val="26"/>
          <w:rtl w:val="0"/>
        </w:rPr>
        <w:t xml:space="preserve">7.1. Click on Selected Fields (2) button</w:t>
      </w:r>
    </w:p>
    <w:p w:rsidR="00000000" w:rsidDel="00000000" w:rsidP="00000000" w:rsidRDefault="00000000" w:rsidRPr="00000000" w14:paraId="0000004D">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Here we will choose all the fields for asset that we may want to use for the campaign and other nodes like a join</w:t>
      </w:r>
    </w:p>
    <w:p w:rsidR="00000000" w:rsidDel="00000000" w:rsidP="00000000" w:rsidRDefault="00000000" w:rsidRPr="00000000" w14:paraId="0000004E">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634038" cy="3404087"/>
            <wp:effectExtent b="9525" l="9525" r="9525" t="9525"/>
            <wp:docPr descr="Click on Selected Fields (2) button" id="64" name="image61.png"/>
            <a:graphic>
              <a:graphicData uri="http://schemas.openxmlformats.org/drawingml/2006/picture">
                <pic:pic>
                  <pic:nvPicPr>
                    <pic:cNvPr descr="Click on Selected Fields (2) button" id="0" name="image61.png"/>
                    <pic:cNvPicPr preferRelativeResize="0"/>
                  </pic:nvPicPr>
                  <pic:blipFill>
                    <a:blip r:embed="rId23"/>
                    <a:srcRect b="0" l="0" r="0" t="0"/>
                    <a:stretch>
                      <a:fillRect/>
                    </a:stretch>
                  </pic:blipFill>
                  <pic:spPr>
                    <a:xfrm>
                      <a:off x="0" y="0"/>
                      <a:ext cx="5634038" cy="3404087"/>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ljk4t39s1ggk" w:id="17"/>
      <w:bookmarkEnd w:id="17"/>
      <w:r w:rsidDel="00000000" w:rsidR="00000000" w:rsidRPr="00000000">
        <w:rPr>
          <w:rFonts w:ascii="Avant Garde Demi SFDC" w:cs="Avant Garde Demi SFDC" w:eastAsia="Avant Garde Demi SFDC" w:hAnsi="Avant Garde Demi SFDC"/>
          <w:b w:val="1"/>
          <w:color w:val="321d71"/>
          <w:sz w:val="26"/>
          <w:szCs w:val="26"/>
          <w:rtl w:val="0"/>
        </w:rPr>
        <w:t xml:space="preserve">8. 1. Select the fields from Asset as shown 2. Update the alias names where shown 3. Click Save</w:t>
      </w:r>
    </w:p>
    <w:p w:rsidR="00000000" w:rsidDel="00000000" w:rsidP="00000000" w:rsidRDefault="00000000" w:rsidRPr="00000000" w14:paraId="00000050">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3128503" cy="4300538"/>
            <wp:effectExtent b="9525" l="9525" r="9525" t="9525"/>
            <wp:docPr descr="1. Select the fields from asset as shown &#10;2. Update the alias names where shown&#10;3. Click Save" id="60" name="image41.png"/>
            <a:graphic>
              <a:graphicData uri="http://schemas.openxmlformats.org/drawingml/2006/picture">
                <pic:pic>
                  <pic:nvPicPr>
                    <pic:cNvPr descr="1. Select the fields from asset as shown &#10;2. Update the alias names where shown&#10;3. Click Save" id="0" name="image41.png"/>
                    <pic:cNvPicPr preferRelativeResize="0"/>
                  </pic:nvPicPr>
                  <pic:blipFill>
                    <a:blip r:embed="rId24"/>
                    <a:srcRect b="0" l="0" r="0" t="0"/>
                    <a:stretch>
                      <a:fillRect/>
                    </a:stretch>
                  </pic:blipFill>
                  <pic:spPr>
                    <a:xfrm>
                      <a:off x="0" y="0"/>
                      <a:ext cx="3128503" cy="4300538"/>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qc5roy1q9v10" w:id="18"/>
      <w:bookmarkEnd w:id="18"/>
      <w:r w:rsidDel="00000000" w:rsidR="00000000" w:rsidRPr="00000000">
        <w:rPr>
          <w:rFonts w:ascii="Avant Garde Demi SFDC" w:cs="Avant Garde Demi SFDC" w:eastAsia="Avant Garde Demi SFDC" w:hAnsi="Avant Garde Demi SFDC"/>
          <w:b w:val="1"/>
          <w:color w:val="321d71"/>
          <w:sz w:val="26"/>
          <w:szCs w:val="26"/>
          <w:rtl w:val="0"/>
        </w:rPr>
        <w:t xml:space="preserve">9. 1. Click on Save for the Asset node </w:t>
      </w:r>
    </w:p>
    <w:p w:rsidR="00000000" w:rsidDel="00000000" w:rsidP="00000000" w:rsidRDefault="00000000" w:rsidRPr="00000000" w14:paraId="00000052">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mc:AlternateContent>
          <mc:Choice Requires="wpg">
            <w:drawing>
              <wp:anchor allowOverlap="1" behindDoc="0" distB="114300" distT="114300" distL="114300" distR="114300" hidden="0" layoutInCell="1" locked="0" relativeHeight="0" simplePos="0">
                <wp:simplePos x="0" y="0"/>
                <wp:positionH relativeFrom="page">
                  <wp:posOffset>4819650</wp:posOffset>
                </wp:positionH>
                <wp:positionV relativeFrom="page">
                  <wp:posOffset>2793238</wp:posOffset>
                </wp:positionV>
                <wp:extent cx="857250" cy="742950"/>
                <wp:effectExtent b="0" l="0" r="0" t="0"/>
                <wp:wrapNone/>
                <wp:docPr id="2" name=""/>
                <a:graphic>
                  <a:graphicData uri="http://schemas.microsoft.com/office/word/2010/wordprocessingShape">
                    <wps:wsp>
                      <wps:cNvCnPr/>
                      <wps:spPr>
                        <a:xfrm>
                          <a:off x="2221575" y="500350"/>
                          <a:ext cx="840600" cy="720600"/>
                        </a:xfrm>
                        <a:prstGeom prst="straightConnector1">
                          <a:avLst/>
                        </a:prstGeom>
                        <a:noFill/>
                        <a:ln cap="flat" cmpd="sng" w="38100">
                          <a:solidFill>
                            <a:srgbClr val="3C78D8"/>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4819650</wp:posOffset>
                </wp:positionH>
                <wp:positionV relativeFrom="page">
                  <wp:posOffset>2793238</wp:posOffset>
                </wp:positionV>
                <wp:extent cx="857250" cy="742950"/>
                <wp:effectExtent b="0" l="0" r="0" t="0"/>
                <wp:wrapNone/>
                <wp:docPr id="2" name="image15.png"/>
                <a:graphic>
                  <a:graphicData uri="http://schemas.openxmlformats.org/drawingml/2006/picture">
                    <pic:pic>
                      <pic:nvPicPr>
                        <pic:cNvPr id="0" name="image15.png"/>
                        <pic:cNvPicPr preferRelativeResize="0"/>
                      </pic:nvPicPr>
                      <pic:blipFill>
                        <a:blip r:embed="rId25"/>
                        <a:srcRect/>
                        <a:stretch>
                          <a:fillRect/>
                        </a:stretch>
                      </pic:blipFill>
                      <pic:spPr>
                        <a:xfrm>
                          <a:off x="0" y="0"/>
                          <a:ext cx="857250" cy="742950"/>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729288" cy="3468905"/>
            <wp:effectExtent b="9525" l="9525" r="9525" t="9525"/>
            <wp:docPr descr="Click on Save for the Node" id="69" name="image48.png"/>
            <a:graphic>
              <a:graphicData uri="http://schemas.openxmlformats.org/drawingml/2006/picture">
                <pic:pic>
                  <pic:nvPicPr>
                    <pic:cNvPr descr="Click on Save for the Node" id="0" name="image48.png"/>
                    <pic:cNvPicPr preferRelativeResize="0"/>
                  </pic:nvPicPr>
                  <pic:blipFill>
                    <a:blip r:embed="rId26"/>
                    <a:srcRect b="0" l="0" r="0" t="0"/>
                    <a:stretch>
                      <a:fillRect/>
                    </a:stretch>
                  </pic:blipFill>
                  <pic:spPr>
                    <a:xfrm>
                      <a:off x="0" y="0"/>
                      <a:ext cx="5729288" cy="3468905"/>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f293sr2xpbmx" w:id="19"/>
      <w:bookmarkEnd w:id="19"/>
      <w:r w:rsidDel="00000000" w:rsidR="00000000" w:rsidRPr="00000000">
        <w:rPr>
          <w:rFonts w:ascii="Avant Garde Demi SFDC" w:cs="Avant Garde Demi SFDC" w:eastAsia="Avant Garde Demi SFDC" w:hAnsi="Avant Garde Demi SFDC"/>
          <w:b w:val="1"/>
          <w:color w:val="321d71"/>
          <w:sz w:val="26"/>
          <w:szCs w:val="26"/>
          <w:rtl w:val="0"/>
        </w:rPr>
        <w:t xml:space="preserve">10. Click on New Node</w:t>
      </w:r>
    </w:p>
    <w:p w:rsidR="00000000" w:rsidDel="00000000" w:rsidP="00000000" w:rsidRDefault="00000000" w:rsidRPr="00000000" w14:paraId="00000054">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1195832"/>
            <wp:effectExtent b="9525" l="9525" r="9525" t="9525"/>
            <wp:docPr descr="Click on New Node" id="18" name="image3.png"/>
            <a:graphic>
              <a:graphicData uri="http://schemas.openxmlformats.org/drawingml/2006/picture">
                <pic:pic>
                  <pic:nvPicPr>
                    <pic:cNvPr descr="Click on New Node" id="0" name="image3.png"/>
                    <pic:cNvPicPr preferRelativeResize="0"/>
                  </pic:nvPicPr>
                  <pic:blipFill>
                    <a:blip r:embed="rId27"/>
                    <a:srcRect b="73000" l="0" r="0" t="0"/>
                    <a:stretch>
                      <a:fillRect/>
                    </a:stretch>
                  </pic:blipFill>
                  <pic:spPr>
                    <a:xfrm>
                      <a:off x="0" y="0"/>
                      <a:ext cx="7315200" cy="1195832"/>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7178f0lfjyaz" w:id="20"/>
      <w:bookmarkEnd w:id="20"/>
      <w:r w:rsidDel="00000000" w:rsidR="00000000" w:rsidRPr="00000000">
        <w:rPr>
          <w:rFonts w:ascii="Avant Garde Demi SFDC" w:cs="Avant Garde Demi SFDC" w:eastAsia="Avant Garde Demi SFDC" w:hAnsi="Avant Garde Demi SFDC"/>
          <w:b w:val="1"/>
          <w:color w:val="321d71"/>
          <w:sz w:val="26"/>
          <w:szCs w:val="26"/>
          <w:rtl w:val="0"/>
        </w:rPr>
        <w:t xml:space="preserve">11. 1. Choose Data Source for Node Type 2. Type AssetWarranty_DS in Name field 3. Click in the API Name field to auto populate the API Name 4.Click on Save</w:t>
      </w:r>
    </w:p>
    <w:p w:rsidR="00000000" w:rsidDel="00000000" w:rsidP="00000000" w:rsidRDefault="00000000" w:rsidRPr="00000000" w14:paraId="00000056">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891213" cy="3106694"/>
            <wp:effectExtent b="9525" l="9525" r="9525" t="9525"/>
            <wp:docPr descr="1. Choose Data Source for Node Type&#10;2. Type AssetWarranty_DS in Name field&#10;3. Click in the API Name field to auto populate the API Name&#10;4.Click on Save" id="26" name="image11.png"/>
            <a:graphic>
              <a:graphicData uri="http://schemas.openxmlformats.org/drawingml/2006/picture">
                <pic:pic>
                  <pic:nvPicPr>
                    <pic:cNvPr descr="1. Choose Data Source for Node Type&#10;2. Type AssetWarranty_DS in Name field&#10;3. Click in the API Name field to auto populate the API Name&#10;4.Click on Save" id="0" name="image11.png"/>
                    <pic:cNvPicPr preferRelativeResize="0"/>
                  </pic:nvPicPr>
                  <pic:blipFill>
                    <a:blip r:embed="rId28"/>
                    <a:srcRect b="0" l="0" r="0" t="0"/>
                    <a:stretch>
                      <a:fillRect/>
                    </a:stretch>
                  </pic:blipFill>
                  <pic:spPr>
                    <a:xfrm>
                      <a:off x="0" y="0"/>
                      <a:ext cx="5891213" cy="3106694"/>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twpfpspuyzn2" w:id="21"/>
      <w:bookmarkEnd w:id="21"/>
      <w:r w:rsidDel="00000000" w:rsidR="00000000" w:rsidRPr="00000000">
        <w:rPr>
          <w:rFonts w:ascii="Avant Garde Demi SFDC" w:cs="Avant Garde Demi SFDC" w:eastAsia="Avant Garde Demi SFDC" w:hAnsi="Avant Garde Demi SFDC"/>
          <w:b w:val="1"/>
          <w:color w:val="321d71"/>
          <w:sz w:val="26"/>
          <w:szCs w:val="26"/>
          <w:rtl w:val="0"/>
        </w:rPr>
        <w:t xml:space="preserve">12. 1. Type "Asset Wa" and select Asset Warranty Entity form source object field</w:t>
      </w:r>
    </w:p>
    <w:p w:rsidR="00000000" w:rsidDel="00000000" w:rsidP="00000000" w:rsidRDefault="00000000" w:rsidRPr="00000000" w14:paraId="00000058">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091113" cy="1551743"/>
            <wp:effectExtent b="9525" l="9525" r="9525" t="9525"/>
            <wp:docPr descr="1. Type &quot;Asset Wa&quot; and select Asset Warranty Entity form source object field" id="29" name="image31.png"/>
            <a:graphic>
              <a:graphicData uri="http://schemas.openxmlformats.org/drawingml/2006/picture">
                <pic:pic>
                  <pic:nvPicPr>
                    <pic:cNvPr descr="1. Type &quot;Asset Wa&quot; and select Asset Warranty Entity form source object field" id="0" name="image31.png"/>
                    <pic:cNvPicPr preferRelativeResize="0"/>
                  </pic:nvPicPr>
                  <pic:blipFill>
                    <a:blip r:embed="rId29"/>
                    <a:srcRect b="49445" l="0" r="0" t="0"/>
                    <a:stretch>
                      <a:fillRect/>
                    </a:stretch>
                  </pic:blipFill>
                  <pic:spPr>
                    <a:xfrm>
                      <a:off x="0" y="0"/>
                      <a:ext cx="5091113" cy="1551743"/>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yx2wmgi14l82" w:id="22"/>
      <w:bookmarkEnd w:id="22"/>
      <w:r w:rsidDel="00000000" w:rsidR="00000000" w:rsidRPr="00000000">
        <w:rPr>
          <w:rFonts w:ascii="Avant Garde Demi SFDC" w:cs="Avant Garde Demi SFDC" w:eastAsia="Avant Garde Demi SFDC" w:hAnsi="Avant Garde Demi SFDC"/>
          <w:b w:val="1"/>
          <w:color w:val="321d71"/>
          <w:sz w:val="26"/>
          <w:szCs w:val="26"/>
          <w:rtl w:val="0"/>
        </w:rPr>
        <w:t xml:space="preserve">13. Click on Select Fields of Asset warranty</w:t>
      </w:r>
    </w:p>
    <w:p w:rsidR="00000000" w:rsidDel="00000000" w:rsidP="00000000" w:rsidRDefault="00000000" w:rsidRPr="00000000" w14:paraId="0000005A">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Here we will choose all the fields we may want to use from Asset Warranty entity in the data set.</w:t>
      </w:r>
    </w:p>
    <w:p w:rsidR="00000000" w:rsidDel="00000000" w:rsidP="00000000" w:rsidRDefault="00000000" w:rsidRPr="00000000" w14:paraId="0000005B">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3671888" cy="475185"/>
            <wp:effectExtent b="9525" l="9525" r="9525" t="9525"/>
            <wp:docPr descr="Click on Select Fields of Asset warranty " id="14" name="image10.png"/>
            <a:graphic>
              <a:graphicData uri="http://schemas.openxmlformats.org/drawingml/2006/picture">
                <pic:pic>
                  <pic:nvPicPr>
                    <pic:cNvPr descr="Click on Select Fields of Asset warranty " id="0" name="image10.png"/>
                    <pic:cNvPicPr preferRelativeResize="0"/>
                  </pic:nvPicPr>
                  <pic:blipFill>
                    <a:blip r:embed="rId30"/>
                    <a:srcRect b="39579" l="0" r="0" t="38697"/>
                    <a:stretch>
                      <a:fillRect/>
                    </a:stretch>
                  </pic:blipFill>
                  <pic:spPr>
                    <a:xfrm>
                      <a:off x="0" y="0"/>
                      <a:ext cx="3671888" cy="475185"/>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4qudz6hl4kab" w:id="23"/>
      <w:bookmarkEnd w:id="23"/>
      <w:r w:rsidDel="00000000" w:rsidR="00000000" w:rsidRPr="00000000">
        <w:rPr>
          <w:rFonts w:ascii="Avant Garde Demi SFDC" w:cs="Avant Garde Demi SFDC" w:eastAsia="Avant Garde Demi SFDC" w:hAnsi="Avant Garde Demi SFDC"/>
          <w:b w:val="1"/>
          <w:color w:val="321d71"/>
          <w:sz w:val="26"/>
          <w:szCs w:val="26"/>
          <w:rtl w:val="0"/>
        </w:rPr>
        <w:t xml:space="preserve">14. 1. Select the fields from asset warranty object as shown 2. Update the alias names where shown 3. Click Save</w:t>
      </w:r>
    </w:p>
    <w:p w:rsidR="00000000" w:rsidDel="00000000" w:rsidP="00000000" w:rsidRDefault="00000000" w:rsidRPr="00000000" w14:paraId="0000005D">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3748088" cy="5096173"/>
            <wp:effectExtent b="9525" l="9525" r="9525" t="9525"/>
            <wp:docPr descr="1.  Select the fields from asset warranty object as shown &#10;2. Update the alias names where shown&#10;3. Click Save" id="78" name="image71.png"/>
            <a:graphic>
              <a:graphicData uri="http://schemas.openxmlformats.org/drawingml/2006/picture">
                <pic:pic>
                  <pic:nvPicPr>
                    <pic:cNvPr descr="1.  Select the fields from asset warranty object as shown &#10;2. Update the alias names where shown&#10;3. Click Save" id="0" name="image71.png"/>
                    <pic:cNvPicPr preferRelativeResize="0"/>
                  </pic:nvPicPr>
                  <pic:blipFill>
                    <a:blip r:embed="rId31"/>
                    <a:srcRect b="0" l="0" r="0" t="0"/>
                    <a:stretch>
                      <a:fillRect/>
                    </a:stretch>
                  </pic:blipFill>
                  <pic:spPr>
                    <a:xfrm>
                      <a:off x="0" y="0"/>
                      <a:ext cx="3748088" cy="5096173"/>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uya65stn6hr9" w:id="24"/>
      <w:bookmarkEnd w:id="24"/>
      <w:r w:rsidDel="00000000" w:rsidR="00000000" w:rsidRPr="00000000">
        <w:rPr>
          <w:rFonts w:ascii="Avant Garde Demi SFDC" w:cs="Avant Garde Demi SFDC" w:eastAsia="Avant Garde Demi SFDC" w:hAnsi="Avant Garde Demi SFDC"/>
          <w:b w:val="1"/>
          <w:color w:val="321d71"/>
          <w:sz w:val="26"/>
          <w:szCs w:val="26"/>
          <w:rtl w:val="0"/>
        </w:rPr>
        <w:t xml:space="preserve">15. 1. Click on Add Related Object from the Asset Warranty Configuration page</w:t>
      </w:r>
    </w:p>
    <w:p w:rsidR="00000000" w:rsidDel="00000000" w:rsidP="00000000" w:rsidRDefault="00000000" w:rsidRPr="00000000" w14:paraId="0000005F">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4600575" cy="1769237"/>
            <wp:effectExtent b="9525" l="9525" r="9525" t="9525"/>
            <wp:docPr descr="Click on Add Related Object from the Asset Warranty Configuration page" id="80" name="image82.png"/>
            <a:graphic>
              <a:graphicData uri="http://schemas.openxmlformats.org/drawingml/2006/picture">
                <pic:pic>
                  <pic:nvPicPr>
                    <pic:cNvPr descr="Click on Add Related Object from the Asset Warranty Configuration page" id="0" name="image82.png"/>
                    <pic:cNvPicPr preferRelativeResize="0"/>
                  </pic:nvPicPr>
                  <pic:blipFill>
                    <a:blip r:embed="rId32"/>
                    <a:srcRect b="36388" l="0" r="0" t="0"/>
                    <a:stretch>
                      <a:fillRect/>
                    </a:stretch>
                  </pic:blipFill>
                  <pic:spPr>
                    <a:xfrm>
                      <a:off x="0" y="0"/>
                      <a:ext cx="4600575" cy="1769237"/>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wnhgd4ocoi5e" w:id="25"/>
      <w:bookmarkEnd w:id="25"/>
      <w:r w:rsidDel="00000000" w:rsidR="00000000" w:rsidRPr="00000000">
        <w:rPr>
          <w:rFonts w:ascii="Avant Garde Demi SFDC" w:cs="Avant Garde Demi SFDC" w:eastAsia="Avant Garde Demi SFDC" w:hAnsi="Avant Garde Demi SFDC"/>
          <w:b w:val="1"/>
          <w:color w:val="321d71"/>
          <w:sz w:val="26"/>
          <w:szCs w:val="26"/>
          <w:rtl w:val="0"/>
        </w:rPr>
        <w:t xml:space="preserve">16. 1. Click on Related Object</w:t>
      </w:r>
    </w:p>
    <w:p w:rsidR="00000000" w:rsidDel="00000000" w:rsidP="00000000" w:rsidRDefault="00000000" w:rsidRPr="00000000" w14:paraId="00000061">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596063" cy="2361871"/>
            <wp:effectExtent b="9525" l="9525" r="9525" t="9525"/>
            <wp:docPr descr="Click on Related Object" id="44" name="image29.png"/>
            <a:graphic>
              <a:graphicData uri="http://schemas.openxmlformats.org/drawingml/2006/picture">
                <pic:pic>
                  <pic:nvPicPr>
                    <pic:cNvPr descr="Click on Related Object" id="0" name="image29.png"/>
                    <pic:cNvPicPr preferRelativeResize="0"/>
                  </pic:nvPicPr>
                  <pic:blipFill>
                    <a:blip r:embed="rId33"/>
                    <a:srcRect b="40957" l="0" r="0" t="0"/>
                    <a:stretch>
                      <a:fillRect/>
                    </a:stretch>
                  </pic:blipFill>
                  <pic:spPr>
                    <a:xfrm>
                      <a:off x="0" y="0"/>
                      <a:ext cx="6596063" cy="2361871"/>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w5nhlj5p1qu6" w:id="26"/>
      <w:bookmarkEnd w:id="26"/>
      <w:r w:rsidDel="00000000" w:rsidR="00000000" w:rsidRPr="00000000">
        <w:rPr>
          <w:rFonts w:ascii="Avant Garde Demi SFDC" w:cs="Avant Garde Demi SFDC" w:eastAsia="Avant Garde Demi SFDC" w:hAnsi="Avant Garde Demi SFDC"/>
          <w:b w:val="1"/>
          <w:color w:val="321d71"/>
          <w:sz w:val="26"/>
          <w:szCs w:val="26"/>
          <w:rtl w:val="0"/>
        </w:rPr>
        <w:t xml:space="preserve">17. 1. Click on Add Related Object button from the Asset Warranty Configuration page 2. Choose Asset from the related object field 3. Click the Select fields button</w:t>
      </w:r>
    </w:p>
    <w:p w:rsidR="00000000" w:rsidDel="00000000" w:rsidP="00000000" w:rsidRDefault="00000000" w:rsidRPr="00000000" w14:paraId="00000063">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Here we chose related fields from asset within Asset Warranty</w:t>
      </w:r>
    </w:p>
    <w:p w:rsidR="00000000" w:rsidDel="00000000" w:rsidP="00000000" w:rsidRDefault="00000000" w:rsidRPr="00000000" w14:paraId="00000064">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157788" cy="3118432"/>
            <wp:effectExtent b="9525" l="9525" r="9525" t="9525"/>
            <wp:docPr descr="1. Click on Add Related Object button from the Asset Warranty Configuration page&#10;2. Choose Asset from the related object field&#10;3. Click the Select fields button" id="38" name="image27.png"/>
            <a:graphic>
              <a:graphicData uri="http://schemas.openxmlformats.org/drawingml/2006/picture">
                <pic:pic>
                  <pic:nvPicPr>
                    <pic:cNvPr descr="1. Click on Add Related Object button from the Asset Warranty Configuration page&#10;2. Choose Asset from the related object field&#10;3. Click the Select fields button" id="0" name="image27.png"/>
                    <pic:cNvPicPr preferRelativeResize="0"/>
                  </pic:nvPicPr>
                  <pic:blipFill>
                    <a:blip r:embed="rId34"/>
                    <a:srcRect b="0" l="0" r="0" t="0"/>
                    <a:stretch>
                      <a:fillRect/>
                    </a:stretch>
                  </pic:blipFill>
                  <pic:spPr>
                    <a:xfrm>
                      <a:off x="0" y="0"/>
                      <a:ext cx="5157788" cy="3118432"/>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8z4yy4yflwhd" w:id="27"/>
      <w:bookmarkEnd w:id="27"/>
      <w:r w:rsidDel="00000000" w:rsidR="00000000" w:rsidRPr="00000000">
        <w:rPr>
          <w:rFonts w:ascii="Avant Garde Demi SFDC" w:cs="Avant Garde Demi SFDC" w:eastAsia="Avant Garde Demi SFDC" w:hAnsi="Avant Garde Demi SFDC"/>
          <w:b w:val="1"/>
          <w:color w:val="321d71"/>
          <w:sz w:val="26"/>
          <w:szCs w:val="26"/>
          <w:rtl w:val="0"/>
        </w:rPr>
        <w:t xml:space="preserve">18. 1. Select the field from asset related object as shown 2. Update the alias names where shown 3. Click Save</w:t>
      </w:r>
    </w:p>
    <w:p w:rsidR="00000000" w:rsidDel="00000000" w:rsidP="00000000" w:rsidRDefault="00000000" w:rsidRPr="00000000" w14:paraId="00000066">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2493899"/>
            <wp:effectExtent b="9525" l="9525" r="9525" t="9525"/>
            <wp:docPr descr="1.  Select the field from asset related object as shown &#10;2. Update the alias names where shown&#10;3. Click Save" id="24" name="image6.png"/>
            <a:graphic>
              <a:graphicData uri="http://schemas.openxmlformats.org/drawingml/2006/picture">
                <pic:pic>
                  <pic:nvPicPr>
                    <pic:cNvPr descr="1.  Select the field from asset related object as shown &#10;2. Update the alias names where shown&#10;3. Click Save" id="0" name="image6.png"/>
                    <pic:cNvPicPr preferRelativeResize="0"/>
                  </pic:nvPicPr>
                  <pic:blipFill>
                    <a:blip r:embed="rId35"/>
                    <a:srcRect b="27067" l="0" r="0" t="0"/>
                    <a:stretch>
                      <a:fillRect/>
                    </a:stretch>
                  </pic:blipFill>
                  <pic:spPr>
                    <a:xfrm>
                      <a:off x="0" y="0"/>
                      <a:ext cx="7315200" cy="2493899"/>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bvq5akvr1j39" w:id="28"/>
      <w:bookmarkEnd w:id="28"/>
      <w:r w:rsidDel="00000000" w:rsidR="00000000" w:rsidRPr="00000000">
        <w:rPr>
          <w:rFonts w:ascii="Avant Garde Demi SFDC" w:cs="Avant Garde Demi SFDC" w:eastAsia="Avant Garde Demi SFDC" w:hAnsi="Avant Garde Demi SFDC"/>
          <w:b w:val="1"/>
          <w:color w:val="321d71"/>
          <w:sz w:val="26"/>
          <w:szCs w:val="26"/>
          <w:rtl w:val="0"/>
        </w:rPr>
        <w:t xml:space="preserve">19. Click on Save again to save the Asset Warranty Node</w:t>
      </w:r>
    </w:p>
    <w:p w:rsidR="00000000" w:rsidDel="00000000" w:rsidP="00000000" w:rsidRDefault="00000000" w:rsidRPr="00000000" w14:paraId="00000068">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196013" cy="3751492"/>
            <wp:effectExtent b="9525" l="9525" r="9525" t="9525"/>
            <wp:docPr descr="Click on Save again to save the Asset Warranty Node" id="34" name="image32.png"/>
            <a:graphic>
              <a:graphicData uri="http://schemas.openxmlformats.org/drawingml/2006/picture">
                <pic:pic>
                  <pic:nvPicPr>
                    <pic:cNvPr descr="Click on Save again to save the Asset Warranty Node" id="0" name="image32.png"/>
                    <pic:cNvPicPr preferRelativeResize="0"/>
                  </pic:nvPicPr>
                  <pic:blipFill>
                    <a:blip r:embed="rId36"/>
                    <a:srcRect b="0" l="0" r="0" t="0"/>
                    <a:stretch>
                      <a:fillRect/>
                    </a:stretch>
                  </pic:blipFill>
                  <pic:spPr>
                    <a:xfrm>
                      <a:off x="0" y="0"/>
                      <a:ext cx="6196013" cy="3751492"/>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rubit7ctml00" w:id="29"/>
      <w:bookmarkEnd w:id="29"/>
      <w:r w:rsidDel="00000000" w:rsidR="00000000" w:rsidRPr="00000000">
        <w:rPr>
          <w:rFonts w:ascii="Avant Garde Demi SFDC" w:cs="Avant Garde Demi SFDC" w:eastAsia="Avant Garde Demi SFDC" w:hAnsi="Avant Garde Demi SFDC"/>
          <w:b w:val="1"/>
          <w:color w:val="321d71"/>
          <w:sz w:val="26"/>
          <w:szCs w:val="26"/>
          <w:rtl w:val="0"/>
        </w:rPr>
        <w:t xml:space="preserve">20. 1. Click on New Node</w:t>
      </w:r>
    </w:p>
    <w:p w:rsidR="00000000" w:rsidDel="00000000" w:rsidP="00000000" w:rsidRDefault="00000000" w:rsidRPr="00000000" w14:paraId="0000006A">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In the next few steps we will join the two data source nodes together</w:t>
      </w:r>
    </w:p>
    <w:p w:rsidR="00000000" w:rsidDel="00000000" w:rsidP="00000000" w:rsidRDefault="00000000" w:rsidRPr="00000000" w14:paraId="0000006B">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1038225"/>
            <wp:effectExtent b="9525" l="9525" r="9525" t="9525"/>
            <wp:docPr descr="1. Click on New Node" id="19" name="image4.png"/>
            <a:graphic>
              <a:graphicData uri="http://schemas.openxmlformats.org/drawingml/2006/picture">
                <pic:pic>
                  <pic:nvPicPr>
                    <pic:cNvPr descr="1. Click on New Node" id="0" name="image4.png"/>
                    <pic:cNvPicPr preferRelativeResize="0"/>
                  </pic:nvPicPr>
                  <pic:blipFill>
                    <a:blip r:embed="rId37"/>
                    <a:srcRect b="76559" l="0" r="0" t="0"/>
                    <a:stretch>
                      <a:fillRect/>
                    </a:stretch>
                  </pic:blipFill>
                  <pic:spPr>
                    <a:xfrm>
                      <a:off x="0" y="0"/>
                      <a:ext cx="7315200" cy="1038225"/>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kz7c0t3uc7d3" w:id="30"/>
      <w:bookmarkEnd w:id="30"/>
      <w:r w:rsidDel="00000000" w:rsidR="00000000" w:rsidRPr="00000000">
        <w:rPr>
          <w:rFonts w:ascii="Avant Garde Demi SFDC" w:cs="Avant Garde Demi SFDC" w:eastAsia="Avant Garde Demi SFDC" w:hAnsi="Avant Garde Demi SFDC"/>
          <w:b w:val="1"/>
          <w:color w:val="321d71"/>
          <w:sz w:val="26"/>
          <w:szCs w:val="26"/>
          <w:rtl w:val="0"/>
        </w:rPr>
        <w:t xml:space="preserve">21. 1. Choose Join for Node Type 2. Type "Join Asset to Asset Warranty" in Name field 3. Click in the API Name field to auto populate the API Name 4. Click on Save</w:t>
      </w:r>
    </w:p>
    <w:p w:rsidR="00000000" w:rsidDel="00000000" w:rsidP="00000000" w:rsidRDefault="00000000" w:rsidRPr="00000000" w14:paraId="0000006D">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481763" cy="3215562"/>
            <wp:effectExtent b="9525" l="9525" r="9525" t="9525"/>
            <wp:docPr descr="1. Choose Join for Node Type&#10;2. Type &quot;Join Asset to Asset Warranty&quot; in Name field&#10;3. Click in the API Name field to auto populate the API Name&#10;4. Click on Save" id="13" name="image8.png"/>
            <a:graphic>
              <a:graphicData uri="http://schemas.openxmlformats.org/drawingml/2006/picture">
                <pic:pic>
                  <pic:nvPicPr>
                    <pic:cNvPr descr="1. Choose Join for Node Type&#10;2. Type &quot;Join Asset to Asset Warranty&quot; in Name field&#10;3. Click in the API Name field to auto populate the API Name&#10;4. Click on Save" id="0" name="image8.png"/>
                    <pic:cNvPicPr preferRelativeResize="0"/>
                  </pic:nvPicPr>
                  <pic:blipFill>
                    <a:blip r:embed="rId38"/>
                    <a:srcRect b="0" l="0" r="0" t="0"/>
                    <a:stretch>
                      <a:fillRect/>
                    </a:stretch>
                  </pic:blipFill>
                  <pic:spPr>
                    <a:xfrm>
                      <a:off x="0" y="0"/>
                      <a:ext cx="6481763" cy="3215562"/>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hfpuur18sya9" w:id="31"/>
      <w:bookmarkEnd w:id="31"/>
      <w:r w:rsidDel="00000000" w:rsidR="00000000" w:rsidRPr="00000000">
        <w:rPr>
          <w:rFonts w:ascii="Avant Garde Demi SFDC" w:cs="Avant Garde Demi SFDC" w:eastAsia="Avant Garde Demi SFDC" w:hAnsi="Avant Garde Demi SFDC"/>
          <w:b w:val="1"/>
          <w:color w:val="321d71"/>
          <w:sz w:val="26"/>
          <w:szCs w:val="26"/>
          <w:rtl w:val="0"/>
        </w:rPr>
        <w:t xml:space="preserve">22. 1. In the first node choose Asset_DS 2. In the second node choose Asset Warranty _DS</w:t>
      </w:r>
    </w:p>
    <w:p w:rsidR="00000000" w:rsidDel="00000000" w:rsidP="00000000" w:rsidRDefault="00000000" w:rsidRPr="00000000" w14:paraId="0000006F">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Here we actual perform the join for the two selected objects</w:t>
      </w:r>
    </w:p>
    <w:p w:rsidR="00000000" w:rsidDel="00000000" w:rsidP="00000000" w:rsidRDefault="00000000" w:rsidRPr="00000000" w14:paraId="00000070">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4432300"/>
            <wp:effectExtent b="9525" l="9525" r="9525" t="9525"/>
            <wp:docPr descr="1. In the first node choose Asset_DS &#10;2. In the second node choose Asset Warranty _DS" id="40" name="image35.png"/>
            <a:graphic>
              <a:graphicData uri="http://schemas.openxmlformats.org/drawingml/2006/picture">
                <pic:pic>
                  <pic:nvPicPr>
                    <pic:cNvPr descr="1. In the first node choose Asset_DS &#10;2. In the second node choose Asset Warranty _DS" id="0" name="image35.png"/>
                    <pic:cNvPicPr preferRelativeResize="0"/>
                  </pic:nvPicPr>
                  <pic:blipFill>
                    <a:blip r:embed="rId39"/>
                    <a:srcRect b="0" l="0" r="0" t="0"/>
                    <a:stretch>
                      <a:fillRect/>
                    </a:stretch>
                  </pic:blipFill>
                  <pic:spPr>
                    <a:xfrm>
                      <a:off x="0" y="0"/>
                      <a:ext cx="7315200" cy="44323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tgkcfffhk42u" w:id="32"/>
      <w:bookmarkEnd w:id="32"/>
      <w:r w:rsidDel="00000000" w:rsidR="00000000" w:rsidRPr="00000000">
        <w:rPr>
          <w:rFonts w:ascii="Avant Garde Demi SFDC" w:cs="Avant Garde Demi SFDC" w:eastAsia="Avant Garde Demi SFDC" w:hAnsi="Avant Garde Demi SFDC"/>
          <w:b w:val="1"/>
          <w:color w:val="321d71"/>
          <w:sz w:val="26"/>
          <w:szCs w:val="26"/>
          <w:rtl w:val="0"/>
        </w:rPr>
        <w:t xml:space="preserve">23. 1. Click on Select Fields button next to the source node Asset_DS</w:t>
      </w:r>
    </w:p>
    <w:p w:rsidR="00000000" w:rsidDel="00000000" w:rsidP="00000000" w:rsidRDefault="00000000" w:rsidRPr="00000000" w14:paraId="00000072">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875036" cy="3548824"/>
            <wp:effectExtent b="9525" l="9525" r="9525" t="9525"/>
            <wp:docPr descr="1. Click on Select Fields button next to the source node Asset_DS" id="21" name="image22.png"/>
            <a:graphic>
              <a:graphicData uri="http://schemas.openxmlformats.org/drawingml/2006/picture">
                <pic:pic>
                  <pic:nvPicPr>
                    <pic:cNvPr descr="1. Click on Select Fields button next to the source node Asset_DS" id="0" name="image22.png"/>
                    <pic:cNvPicPr preferRelativeResize="0"/>
                  </pic:nvPicPr>
                  <pic:blipFill>
                    <a:blip r:embed="rId40"/>
                    <a:srcRect b="0" l="0" r="0" t="0"/>
                    <a:stretch>
                      <a:fillRect/>
                    </a:stretch>
                  </pic:blipFill>
                  <pic:spPr>
                    <a:xfrm>
                      <a:off x="0" y="0"/>
                      <a:ext cx="5875036" cy="3548824"/>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getv9xyki9ff" w:id="33"/>
      <w:bookmarkEnd w:id="33"/>
      <w:r w:rsidDel="00000000" w:rsidR="00000000" w:rsidRPr="00000000">
        <w:rPr>
          <w:rFonts w:ascii="Avant Garde Demi SFDC" w:cs="Avant Garde Demi SFDC" w:eastAsia="Avant Garde Demi SFDC" w:hAnsi="Avant Garde Demi SFDC"/>
          <w:b w:val="1"/>
          <w:color w:val="321d71"/>
          <w:sz w:val="26"/>
          <w:szCs w:val="26"/>
          <w:rtl w:val="0"/>
        </w:rPr>
        <w:t xml:space="preserve">24. 1, Check Select All checkbox 2. Click Save</w:t>
      </w:r>
    </w:p>
    <w:p w:rsidR="00000000" w:rsidDel="00000000" w:rsidP="00000000" w:rsidRDefault="00000000" w:rsidRPr="00000000" w14:paraId="00000074">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843588" cy="4630933"/>
            <wp:effectExtent b="9525" l="9525" r="9525" t="9525"/>
            <wp:docPr descr="1, Check Select All checkbox &#10;2. Click Save" id="25" name="image9.png"/>
            <a:graphic>
              <a:graphicData uri="http://schemas.openxmlformats.org/drawingml/2006/picture">
                <pic:pic>
                  <pic:nvPicPr>
                    <pic:cNvPr descr="1, Check Select All checkbox &#10;2. Click Save" id="0" name="image9.png"/>
                    <pic:cNvPicPr preferRelativeResize="0"/>
                  </pic:nvPicPr>
                  <pic:blipFill>
                    <a:blip r:embed="rId41"/>
                    <a:srcRect b="42763" l="0" r="0" t="0"/>
                    <a:stretch>
                      <a:fillRect/>
                    </a:stretch>
                  </pic:blipFill>
                  <pic:spPr>
                    <a:xfrm>
                      <a:off x="0" y="0"/>
                      <a:ext cx="5843588" cy="4630933"/>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s1mper7vsagr" w:id="34"/>
      <w:bookmarkEnd w:id="34"/>
      <w:r w:rsidDel="00000000" w:rsidR="00000000" w:rsidRPr="00000000">
        <w:rPr>
          <w:rFonts w:ascii="Avant Garde Demi SFDC" w:cs="Avant Garde Demi SFDC" w:eastAsia="Avant Garde Demi SFDC" w:hAnsi="Avant Garde Demi SFDC"/>
          <w:b w:val="1"/>
          <w:color w:val="321d71"/>
          <w:sz w:val="26"/>
          <w:szCs w:val="26"/>
          <w:rtl w:val="0"/>
        </w:rPr>
        <w:t xml:space="preserve">25. 1.Click on Select Fields button next to the Asset Warranty _DS source node</w:t>
      </w:r>
    </w:p>
    <w:p w:rsidR="00000000" w:rsidDel="00000000" w:rsidP="00000000" w:rsidRDefault="00000000" w:rsidRPr="00000000" w14:paraId="00000076">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2883662"/>
            <wp:effectExtent b="9525" l="9525" r="9525" t="9525"/>
            <wp:docPr descr="1.Click on Select Fields button next to the Asset Warranty _DS source node" id="75" name="image63.png"/>
            <a:graphic>
              <a:graphicData uri="http://schemas.openxmlformats.org/drawingml/2006/picture">
                <pic:pic>
                  <pic:nvPicPr>
                    <pic:cNvPr descr="1.Click on Select Fields button next to the Asset Warranty _DS source node" id="0" name="image63.png"/>
                    <pic:cNvPicPr preferRelativeResize="0"/>
                  </pic:nvPicPr>
                  <pic:blipFill>
                    <a:blip r:embed="rId42"/>
                    <a:srcRect b="34893" l="0" r="0" t="0"/>
                    <a:stretch>
                      <a:fillRect/>
                    </a:stretch>
                  </pic:blipFill>
                  <pic:spPr>
                    <a:xfrm>
                      <a:off x="0" y="0"/>
                      <a:ext cx="7315200" cy="2883662"/>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o2ii5y4w0qti" w:id="35"/>
      <w:bookmarkEnd w:id="35"/>
      <w:r w:rsidDel="00000000" w:rsidR="00000000" w:rsidRPr="00000000">
        <w:rPr>
          <w:rFonts w:ascii="Avant Garde Demi SFDC" w:cs="Avant Garde Demi SFDC" w:eastAsia="Avant Garde Demi SFDC" w:hAnsi="Avant Garde Demi SFDC"/>
          <w:b w:val="1"/>
          <w:color w:val="321d71"/>
          <w:sz w:val="26"/>
          <w:szCs w:val="26"/>
          <w:rtl w:val="0"/>
        </w:rPr>
        <w:t xml:space="preserve">26. 1. Check Select All checkbox 2. Click Save</w:t>
      </w:r>
    </w:p>
    <w:p w:rsidR="00000000" w:rsidDel="00000000" w:rsidP="00000000" w:rsidRDefault="00000000" w:rsidRPr="00000000" w14:paraId="00000078">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4508500"/>
            <wp:effectExtent b="9525" l="9525" r="9525" t="9525"/>
            <wp:docPr descr="1. Check Select All checkbox &#10;2. Click Save" id="68" name="image55.png"/>
            <a:graphic>
              <a:graphicData uri="http://schemas.openxmlformats.org/drawingml/2006/picture">
                <pic:pic>
                  <pic:nvPicPr>
                    <pic:cNvPr descr="1. Check Select All checkbox &#10;2. Click Save" id="0" name="image55.png"/>
                    <pic:cNvPicPr preferRelativeResize="0"/>
                  </pic:nvPicPr>
                  <pic:blipFill>
                    <a:blip r:embed="rId43"/>
                    <a:srcRect b="0" l="0" r="0" t="0"/>
                    <a:stretch>
                      <a:fillRect/>
                    </a:stretch>
                  </pic:blipFill>
                  <pic:spPr>
                    <a:xfrm>
                      <a:off x="0" y="0"/>
                      <a:ext cx="7315200" cy="45085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jzcv84588h2k" w:id="36"/>
      <w:bookmarkEnd w:id="36"/>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q7refq9hb6hw" w:id="37"/>
      <w:bookmarkEnd w:id="37"/>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e860pid1qgfr" w:id="38"/>
      <w:bookmarkEnd w:id="38"/>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q9z82f5ikalv" w:id="39"/>
      <w:bookmarkEnd w:id="39"/>
      <w:r w:rsidDel="00000000" w:rsidR="00000000" w:rsidRPr="00000000">
        <w:rPr>
          <w:rFonts w:ascii="Avant Garde Demi SFDC" w:cs="Avant Garde Demi SFDC" w:eastAsia="Avant Garde Demi SFDC" w:hAnsi="Avant Garde Demi SFDC"/>
          <w:b w:val="1"/>
          <w:color w:val="321d71"/>
          <w:sz w:val="26"/>
          <w:szCs w:val="26"/>
          <w:rtl w:val="0"/>
        </w:rPr>
        <w:t xml:space="preserve">27. Click on First Node Field</w:t>
      </w:r>
    </w:p>
    <w:p w:rsidR="00000000" w:rsidDel="00000000" w:rsidP="00000000" w:rsidRDefault="00000000" w:rsidRPr="00000000" w14:paraId="0000007D">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4432300"/>
            <wp:effectExtent b="9525" l="9525" r="9525" t="9525"/>
            <wp:docPr descr="Click on First Node Field" id="56" name="image37.png"/>
            <a:graphic>
              <a:graphicData uri="http://schemas.openxmlformats.org/drawingml/2006/picture">
                <pic:pic>
                  <pic:nvPicPr>
                    <pic:cNvPr descr="Click on First Node Field" id="0" name="image37.png"/>
                    <pic:cNvPicPr preferRelativeResize="0"/>
                  </pic:nvPicPr>
                  <pic:blipFill>
                    <a:blip r:embed="rId44"/>
                    <a:srcRect b="0" l="0" r="0" t="0"/>
                    <a:stretch>
                      <a:fillRect/>
                    </a:stretch>
                  </pic:blipFill>
                  <pic:spPr>
                    <a:xfrm>
                      <a:off x="0" y="0"/>
                      <a:ext cx="7315200" cy="44323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25up6ku9ta45" w:id="40"/>
      <w:bookmarkEnd w:id="40"/>
      <w:r w:rsidDel="00000000" w:rsidR="00000000" w:rsidRPr="00000000">
        <w:rPr>
          <w:rFonts w:ascii="Avant Garde Demi SFDC" w:cs="Avant Garde Demi SFDC" w:eastAsia="Avant Garde Demi SFDC" w:hAnsi="Avant Garde Demi SFDC"/>
          <w:b w:val="1"/>
          <w:color w:val="321d71"/>
          <w:sz w:val="26"/>
          <w:szCs w:val="26"/>
          <w:rtl w:val="0"/>
        </w:rPr>
        <w:t xml:space="preserve">28. </w:t>
      </w:r>
      <w:commentRangeStart w:id="0"/>
      <w:r w:rsidDel="00000000" w:rsidR="00000000" w:rsidRPr="00000000">
        <w:rPr>
          <w:rFonts w:ascii="Avant Garde Demi SFDC" w:cs="Avant Garde Demi SFDC" w:eastAsia="Avant Garde Demi SFDC" w:hAnsi="Avant Garde Demi SFDC"/>
          <w:b w:val="1"/>
          <w:color w:val="321d71"/>
          <w:sz w:val="26"/>
          <w:szCs w:val="26"/>
          <w:rtl w:val="0"/>
        </w:rPr>
        <w:t xml:space="preserve">1</w:t>
      </w:r>
      <w:commentRangeEnd w:id="0"/>
      <w:r w:rsidDel="00000000" w:rsidR="00000000" w:rsidRPr="00000000">
        <w:commentReference w:id="0"/>
      </w:r>
      <w:r w:rsidDel="00000000" w:rsidR="00000000" w:rsidRPr="00000000">
        <w:rPr>
          <w:rFonts w:ascii="Avant Garde Demi SFDC" w:cs="Avant Garde Demi SFDC" w:eastAsia="Avant Garde Demi SFDC" w:hAnsi="Avant Garde Demi SFDC"/>
          <w:b w:val="1"/>
          <w:color w:val="321d71"/>
          <w:sz w:val="26"/>
          <w:szCs w:val="26"/>
          <w:rtl w:val="0"/>
        </w:rPr>
        <w:t xml:space="preserve">. In the mapped fields section select Asset_DS_id from First Node Field 2. Select AssetId_AW_DS from the Second Node Field 3. Click Save</w:t>
      </w:r>
    </w:p>
    <w:p w:rsidR="00000000" w:rsidDel="00000000" w:rsidP="00000000" w:rsidRDefault="00000000" w:rsidRPr="00000000" w14:paraId="0000007F">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3860800"/>
            <wp:effectExtent b="9525" l="9525" r="9525" t="9525"/>
            <wp:docPr descr="1. In the mapped fields  section select Asset_DS_id from First Node Field&#10;2. Select AssetId_AW_DS from the Second Node Field&#10;3. Click Save" id="42" name="image26.png"/>
            <a:graphic>
              <a:graphicData uri="http://schemas.openxmlformats.org/drawingml/2006/picture">
                <pic:pic>
                  <pic:nvPicPr>
                    <pic:cNvPr descr="1. In the mapped fields  section select Asset_DS_id from First Node Field&#10;2. Select AssetId_AW_DS from the Second Node Field&#10;3. Click Save" id="0" name="image26.png"/>
                    <pic:cNvPicPr preferRelativeResize="0"/>
                  </pic:nvPicPr>
                  <pic:blipFill>
                    <a:blip r:embed="rId45"/>
                    <a:srcRect b="0" l="0" r="0" t="0"/>
                    <a:stretch>
                      <a:fillRect/>
                    </a:stretch>
                  </pic:blipFill>
                  <pic:spPr>
                    <a:xfrm>
                      <a:off x="0" y="0"/>
                      <a:ext cx="7315200" cy="38608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tqkvxd720535" w:id="41"/>
      <w:bookmarkEnd w:id="41"/>
      <w:r w:rsidDel="00000000" w:rsidR="00000000" w:rsidRPr="00000000">
        <w:rPr>
          <w:rFonts w:ascii="Avant Garde Demi SFDC" w:cs="Avant Garde Demi SFDC" w:eastAsia="Avant Garde Demi SFDC" w:hAnsi="Avant Garde Demi SFDC"/>
          <w:b w:val="1"/>
          <w:color w:val="321d71"/>
          <w:sz w:val="26"/>
          <w:szCs w:val="26"/>
          <w:rtl w:val="0"/>
        </w:rPr>
        <w:t xml:space="preserve">29. 1.Click on New Node</w:t>
      </w:r>
    </w:p>
    <w:p w:rsidR="00000000" w:rsidDel="00000000" w:rsidP="00000000" w:rsidRDefault="00000000" w:rsidRPr="00000000" w14:paraId="00000081">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4310063" cy="836197"/>
            <wp:effectExtent b="9525" l="9525" r="9525" t="9525"/>
            <wp:docPr descr="1.Click on New Node" id="71" name="image64.png"/>
            <a:graphic>
              <a:graphicData uri="http://schemas.openxmlformats.org/drawingml/2006/picture">
                <pic:pic>
                  <pic:nvPicPr>
                    <pic:cNvPr descr="1.Click on New Node" id="0" name="image64.png"/>
                    <pic:cNvPicPr preferRelativeResize="0"/>
                  </pic:nvPicPr>
                  <pic:blipFill>
                    <a:blip r:embed="rId46"/>
                    <a:srcRect b="68011" l="0" r="0" t="0"/>
                    <a:stretch>
                      <a:fillRect/>
                    </a:stretch>
                  </pic:blipFill>
                  <pic:spPr>
                    <a:xfrm>
                      <a:off x="0" y="0"/>
                      <a:ext cx="4310063" cy="836197"/>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2x1pt439klyt" w:id="42"/>
      <w:bookmarkEnd w:id="42"/>
      <w:r w:rsidDel="00000000" w:rsidR="00000000" w:rsidRPr="00000000">
        <w:rPr>
          <w:rFonts w:ascii="Avant Garde Demi SFDC" w:cs="Avant Garde Demi SFDC" w:eastAsia="Avant Garde Demi SFDC" w:hAnsi="Avant Garde Demi SFDC"/>
          <w:b w:val="1"/>
          <w:color w:val="321d71"/>
          <w:sz w:val="26"/>
          <w:szCs w:val="26"/>
          <w:rtl w:val="0"/>
        </w:rPr>
        <w:t xml:space="preserve">30. 1. In Node Type select Writeback Object 2.In Name Type "Asset Warranty EOL Campaign WriteBack" 3. Click the API Name to auto populate the API Name 4. Click Save</w:t>
      </w:r>
    </w:p>
    <w:p w:rsidR="00000000" w:rsidDel="00000000" w:rsidP="00000000" w:rsidRDefault="00000000" w:rsidRPr="00000000" w14:paraId="00000083">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034213" cy="3617857"/>
            <wp:effectExtent b="9525" l="9525" r="9525" t="9525"/>
            <wp:docPr descr="1. In Node Type select Writeback Object&#10;2.In Name Type &quot;Asset Warranty EOL Campaign WriteBack&quot;&#10;3. Click the API Name to auto populate the API Name&#10;4. Click Save " id="63" name="image51.png"/>
            <a:graphic>
              <a:graphicData uri="http://schemas.openxmlformats.org/drawingml/2006/picture">
                <pic:pic>
                  <pic:nvPicPr>
                    <pic:cNvPr descr="1. In Node Type select Writeback Object&#10;2.In Name Type &quot;Asset Warranty EOL Campaign WriteBack&quot;&#10;3. Click the API Name to auto populate the API Name&#10;4. Click Save " id="0" name="image51.png"/>
                    <pic:cNvPicPr preferRelativeResize="0"/>
                  </pic:nvPicPr>
                  <pic:blipFill>
                    <a:blip r:embed="rId47"/>
                    <a:srcRect b="0" l="0" r="0" t="0"/>
                    <a:stretch>
                      <a:fillRect/>
                    </a:stretch>
                  </pic:blipFill>
                  <pic:spPr>
                    <a:xfrm>
                      <a:off x="0" y="0"/>
                      <a:ext cx="7034213" cy="3617857"/>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o7baj9v65aa0" w:id="43"/>
      <w:bookmarkEnd w:id="43"/>
      <w:r w:rsidDel="00000000" w:rsidR="00000000" w:rsidRPr="00000000">
        <w:rPr>
          <w:rFonts w:ascii="Avant Garde Demi SFDC" w:cs="Avant Garde Demi SFDC" w:eastAsia="Avant Garde Demi SFDC" w:hAnsi="Avant Garde Demi SFDC"/>
          <w:b w:val="1"/>
          <w:color w:val="321d71"/>
          <w:sz w:val="26"/>
          <w:szCs w:val="26"/>
          <w:rtl w:val="0"/>
        </w:rPr>
        <w:t xml:space="preserve">31. 1. In the source node within the writeback configuration, choose Join Asset to Asset Warranty join node 2. Select the radio button for Analytics in Target Type 3. Type "WorkshopAssetServiceEOLUpgradeCampaign" into Dataset Name field</w:t>
      </w:r>
    </w:p>
    <w:p w:rsidR="00000000" w:rsidDel="00000000" w:rsidP="00000000" w:rsidRDefault="00000000" w:rsidRPr="00000000" w14:paraId="00000085">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415088" cy="2940248"/>
            <wp:effectExtent b="9525" l="9525" r="9525" t="9525"/>
            <wp:docPr descr="1. In the source node within the writeback configuration, choose Join Asset to Asset Warranty join node &#10;2. Select the radio button for Analytics in Target Type&#10;3. Type &quot;WorkshopAssetServiceEOLUpgradeCampaign&quot; into Dataset Name field" id="53" name="image49.png"/>
            <a:graphic>
              <a:graphicData uri="http://schemas.openxmlformats.org/drawingml/2006/picture">
                <pic:pic>
                  <pic:nvPicPr>
                    <pic:cNvPr descr="1. In the source node within the writeback configuration, choose Join Asset to Asset Warranty join node &#10;2. Select the radio button for Analytics in Target Type&#10;3. Type &quot;WorkshopAssetServiceEOLUpgradeCampaign&quot; into Dataset Name field" id="0" name="image49.png"/>
                    <pic:cNvPicPr preferRelativeResize="0"/>
                  </pic:nvPicPr>
                  <pic:blipFill>
                    <a:blip r:embed="rId48"/>
                    <a:srcRect b="0" l="0" r="0" t="0"/>
                    <a:stretch>
                      <a:fillRect/>
                    </a:stretch>
                  </pic:blipFill>
                  <pic:spPr>
                    <a:xfrm>
                      <a:off x="0" y="0"/>
                      <a:ext cx="6415088" cy="2940248"/>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b47pfrnu30x7" w:id="44"/>
      <w:bookmarkEnd w:id="44"/>
      <w:r w:rsidDel="00000000" w:rsidR="00000000" w:rsidRPr="00000000">
        <w:rPr>
          <w:rFonts w:ascii="Avant Garde Demi SFDC" w:cs="Avant Garde Demi SFDC" w:eastAsia="Avant Garde Demi SFDC" w:hAnsi="Avant Garde Demi SFDC"/>
          <w:b w:val="1"/>
          <w:color w:val="321d71"/>
          <w:sz w:val="26"/>
          <w:szCs w:val="26"/>
          <w:rtl w:val="0"/>
        </w:rPr>
        <w:t xml:space="preserve">32. 1. In the Field Mapping section select all the fields adding rows as needed</w:t>
      </w:r>
    </w:p>
    <w:p w:rsidR="00000000" w:rsidDel="00000000" w:rsidP="00000000" w:rsidRDefault="00000000" w:rsidRPr="00000000" w14:paraId="00000087">
      <w:pPr>
        <w:spacing w:after="240" w:before="240" w:lineRule="auto"/>
        <w:rPr>
          <w:rFonts w:ascii="Avant Garde Demi SFDC" w:cs="Avant Garde Demi SFDC" w:eastAsia="Avant Garde Demi SFDC" w:hAnsi="Avant Garde Demi SFDC"/>
          <w:color w:val="321d71"/>
          <w:shd w:fill="fce5cd" w:val="clear"/>
        </w:rPr>
      </w:pPr>
      <w:r w:rsidDel="00000000" w:rsidR="00000000" w:rsidRPr="00000000">
        <w:rPr>
          <w:rFonts w:ascii="Avant Garde Demi SFDC" w:cs="Avant Garde Demi SFDC" w:eastAsia="Avant Garde Demi SFDC" w:hAnsi="Avant Garde Demi SFDC"/>
          <w:color w:val="321d71"/>
          <w:rtl w:val="0"/>
        </w:rPr>
        <w:t xml:space="preserve">🛑</w:t>
      </w:r>
      <w:r w:rsidDel="00000000" w:rsidR="00000000" w:rsidRPr="00000000">
        <w:rPr>
          <w:rFonts w:ascii="Avant Garde Demi SFDC" w:cs="Avant Garde Demi SFDC" w:eastAsia="Avant Garde Demi SFDC" w:hAnsi="Avant Garde Demi SFDC"/>
          <w:color w:val="321d71"/>
          <w:shd w:fill="fce5cd" w:val="clear"/>
          <w:rtl w:val="0"/>
        </w:rPr>
        <w:t xml:space="preserve">In this sections simply click each field in the drop down and click the add button until all fields are used</w:t>
      </w:r>
    </w:p>
    <w:p w:rsidR="00000000" w:rsidDel="00000000" w:rsidP="00000000" w:rsidRDefault="00000000" w:rsidRPr="00000000" w14:paraId="00000088">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4432300"/>
            <wp:effectExtent b="9525" l="9525" r="9525" t="9525"/>
            <wp:docPr descr="1. In the Field Mapping section select all the fields adding rows as needed" id="81" name="image70.png"/>
            <a:graphic>
              <a:graphicData uri="http://schemas.openxmlformats.org/drawingml/2006/picture">
                <pic:pic>
                  <pic:nvPicPr>
                    <pic:cNvPr descr="1. In the Field Mapping section select all the fields adding rows as needed" id="0" name="image70.png"/>
                    <pic:cNvPicPr preferRelativeResize="0"/>
                  </pic:nvPicPr>
                  <pic:blipFill>
                    <a:blip r:embed="rId49"/>
                    <a:srcRect b="0" l="0" r="0" t="0"/>
                    <a:stretch>
                      <a:fillRect/>
                    </a:stretch>
                  </pic:blipFill>
                  <pic:spPr>
                    <a:xfrm>
                      <a:off x="0" y="0"/>
                      <a:ext cx="7315200" cy="44323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dqujp6v6fpti" w:id="45"/>
      <w:bookmarkEnd w:id="45"/>
      <w:r w:rsidDel="00000000" w:rsidR="00000000" w:rsidRPr="00000000">
        <w:rPr>
          <w:rFonts w:ascii="Avant Garde Demi SFDC" w:cs="Avant Garde Demi SFDC" w:eastAsia="Avant Garde Demi SFDC" w:hAnsi="Avant Garde Demi SFDC"/>
          <w:b w:val="1"/>
          <w:color w:val="321d71"/>
          <w:sz w:val="26"/>
          <w:szCs w:val="26"/>
          <w:rtl w:val="0"/>
        </w:rPr>
        <w:t xml:space="preserve">33. 1. At the bottom for Field Mappings choose Folder Name ActionableSegmentation 2. Click Save</w:t>
      </w:r>
    </w:p>
    <w:p w:rsidR="00000000" w:rsidDel="00000000" w:rsidP="00000000" w:rsidRDefault="00000000" w:rsidRPr="00000000" w14:paraId="0000008A">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2540000"/>
            <wp:effectExtent b="9525" l="9525" r="9525" t="9525"/>
            <wp:docPr descr="1. At the bottom for Field Mappings choose  Folder Name ActionableSegmentation&#10;2. Click Save" id="15" name="image5.png"/>
            <a:graphic>
              <a:graphicData uri="http://schemas.openxmlformats.org/drawingml/2006/picture">
                <pic:pic>
                  <pic:nvPicPr>
                    <pic:cNvPr descr="1. At the bottom for Field Mappings choose  Folder Name ActionableSegmentation&#10;2. Click Save" id="0" name="image5.png"/>
                    <pic:cNvPicPr preferRelativeResize="0"/>
                  </pic:nvPicPr>
                  <pic:blipFill>
                    <a:blip r:embed="rId50"/>
                    <a:srcRect b="0" l="0" r="0" t="0"/>
                    <a:stretch>
                      <a:fillRect/>
                    </a:stretch>
                  </pic:blipFill>
                  <pic:spPr>
                    <a:xfrm>
                      <a:off x="0" y="0"/>
                      <a:ext cx="7315200" cy="25400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i33d39i5k04z" w:id="46"/>
      <w:bookmarkEnd w:id="46"/>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bg02tx39kmx0" w:id="47"/>
      <w:bookmarkEnd w:id="47"/>
      <w:r w:rsidDel="00000000" w:rsidR="00000000" w:rsidRPr="00000000">
        <w:rPr>
          <w:rFonts w:ascii="Avant Garde Demi SFDC" w:cs="Avant Garde Demi SFDC" w:eastAsia="Avant Garde Demi SFDC" w:hAnsi="Avant Garde Demi SFDC"/>
          <w:b w:val="1"/>
          <w:color w:val="321d71"/>
          <w:sz w:val="26"/>
          <w:szCs w:val="26"/>
          <w:rtl w:val="0"/>
        </w:rPr>
        <w:t xml:space="preserve">34. 1.Click on Save on the Top right to save the Data processing engine definition 2. Click Activate</w:t>
      </w:r>
    </w:p>
    <w:p w:rsidR="00000000" w:rsidDel="00000000" w:rsidP="00000000" w:rsidRDefault="00000000" w:rsidRPr="00000000" w14:paraId="0000008D">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4691063" cy="2840292"/>
            <wp:effectExtent b="9525" l="9525" r="9525" t="9525"/>
            <wp:docPr descr="1.Click on Save on the Top right to save the Data processing engine definition&#10;2. Click Activate" id="73" name="image66.png"/>
            <a:graphic>
              <a:graphicData uri="http://schemas.openxmlformats.org/drawingml/2006/picture">
                <pic:pic>
                  <pic:nvPicPr>
                    <pic:cNvPr descr="1.Click on Save on the Top right to save the Data processing engine definition&#10;2. Click Activate" id="0" name="image66.png"/>
                    <pic:cNvPicPr preferRelativeResize="0"/>
                  </pic:nvPicPr>
                  <pic:blipFill>
                    <a:blip r:embed="rId51"/>
                    <a:srcRect b="0" l="0" r="0" t="0"/>
                    <a:stretch>
                      <a:fillRect/>
                    </a:stretch>
                  </pic:blipFill>
                  <pic:spPr>
                    <a:xfrm>
                      <a:off x="0" y="0"/>
                      <a:ext cx="4691063" cy="2840292"/>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q63nzm2oowc" w:id="48"/>
      <w:bookmarkEnd w:id="48"/>
      <w:r w:rsidDel="00000000" w:rsidR="00000000" w:rsidRPr="00000000">
        <w:rPr>
          <w:rFonts w:ascii="Avant Garde Demi SFDC" w:cs="Avant Garde Demi SFDC" w:eastAsia="Avant Garde Demi SFDC" w:hAnsi="Avant Garde Demi SFDC"/>
          <w:b w:val="1"/>
          <w:color w:val="321d71"/>
          <w:sz w:val="26"/>
          <w:szCs w:val="26"/>
          <w:rtl w:val="0"/>
        </w:rPr>
        <w:t xml:space="preserve">35. 1. Click on Run Definition</w:t>
      </w:r>
    </w:p>
    <w:p w:rsidR="00000000" w:rsidDel="00000000" w:rsidP="00000000" w:rsidRDefault="00000000" w:rsidRPr="00000000" w14:paraId="0000008F">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186363" cy="3140180"/>
            <wp:effectExtent b="9525" l="9525" r="9525" t="9525"/>
            <wp:docPr descr="1. Click on Run Definition" id="70" name="image62.png"/>
            <a:graphic>
              <a:graphicData uri="http://schemas.openxmlformats.org/drawingml/2006/picture">
                <pic:pic>
                  <pic:nvPicPr>
                    <pic:cNvPr descr="1. Click on Run Definition" id="0" name="image62.png"/>
                    <pic:cNvPicPr preferRelativeResize="0"/>
                  </pic:nvPicPr>
                  <pic:blipFill>
                    <a:blip r:embed="rId52"/>
                    <a:srcRect b="0" l="0" r="0" t="0"/>
                    <a:stretch>
                      <a:fillRect/>
                    </a:stretch>
                  </pic:blipFill>
                  <pic:spPr>
                    <a:xfrm>
                      <a:off x="0" y="0"/>
                      <a:ext cx="5186363" cy="314018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ra8wxum5c12g" w:id="49"/>
      <w:bookmarkEnd w:id="49"/>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ulq3ba7dp157" w:id="50"/>
      <w:bookmarkEnd w:id="50"/>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44lwrq3sf2mu" w:id="51"/>
      <w:bookmarkEnd w:id="51"/>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bnuzh66wptw5" w:id="52"/>
      <w:bookmarkEnd w:id="52"/>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2v1pd0n5z3bd" w:id="53"/>
      <w:bookmarkEnd w:id="53"/>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497bzj9j5h8c" w:id="54"/>
      <w:bookmarkEnd w:id="54"/>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bxf8f63wtcah" w:id="55"/>
      <w:bookmarkEnd w:id="55"/>
      <w:r w:rsidDel="00000000" w:rsidR="00000000" w:rsidRPr="00000000">
        <w:rPr>
          <w:rFonts w:ascii="Avant Garde Demi SFDC" w:cs="Avant Garde Demi SFDC" w:eastAsia="Avant Garde Demi SFDC" w:hAnsi="Avant Garde Demi SFDC"/>
          <w:b w:val="1"/>
          <w:color w:val="321d71"/>
          <w:sz w:val="26"/>
          <w:szCs w:val="26"/>
          <w:rtl w:val="0"/>
        </w:rPr>
        <w:t xml:space="preserve">36. 1. Click Next through the wizard accepting defaults</w:t>
      </w:r>
    </w:p>
    <w:p w:rsidR="00000000" w:rsidDel="00000000" w:rsidP="00000000" w:rsidRDefault="00000000" w:rsidRPr="00000000" w14:paraId="00000097">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This completes the data processing engine portion to build out the dataset</w:t>
      </w:r>
    </w:p>
    <w:p w:rsidR="00000000" w:rsidDel="00000000" w:rsidP="00000000" w:rsidRDefault="00000000" w:rsidRPr="00000000" w14:paraId="00000098">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595938" cy="3383390"/>
            <wp:effectExtent b="9525" l="9525" r="9525" t="9525"/>
            <wp:docPr descr="1. Click Next through the wizard accepting defaults" id="17" name="image2.png"/>
            <a:graphic>
              <a:graphicData uri="http://schemas.openxmlformats.org/drawingml/2006/picture">
                <pic:pic>
                  <pic:nvPicPr>
                    <pic:cNvPr descr="1. Click Next through the wizard accepting defaults" id="0" name="image2.png"/>
                    <pic:cNvPicPr preferRelativeResize="0"/>
                  </pic:nvPicPr>
                  <pic:blipFill>
                    <a:blip r:embed="rId53"/>
                    <a:srcRect b="0" l="0" r="0" t="0"/>
                    <a:stretch>
                      <a:fillRect/>
                    </a:stretch>
                  </pic:blipFill>
                  <pic:spPr>
                    <a:xfrm>
                      <a:off x="0" y="0"/>
                      <a:ext cx="5595938" cy="338339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pStyle w:val="Heading1"/>
        <w:rPr>
          <w:rFonts w:ascii="Avant Garde Demi SFDC" w:cs="Avant Garde Demi SFDC" w:eastAsia="Avant Garde Demi SFDC" w:hAnsi="Avant Garde Demi SFDC"/>
          <w:b w:val="1"/>
          <w:color w:val="321d71"/>
          <w:sz w:val="26"/>
          <w:szCs w:val="26"/>
        </w:rPr>
      </w:pPr>
      <w:bookmarkStart w:colFirst="0" w:colLast="0" w:name="_9n3rx64mw2uy" w:id="56"/>
      <w:bookmarkEnd w:id="56"/>
      <w:r w:rsidDel="00000000" w:rsidR="00000000" w:rsidRPr="00000000">
        <w:rPr>
          <w:sz w:val="34"/>
          <w:szCs w:val="34"/>
          <w:rtl w:val="0"/>
        </w:rPr>
        <w:t xml:space="preserve">🪧 </w:t>
      </w:r>
      <w:r w:rsidDel="00000000" w:rsidR="00000000" w:rsidRPr="00000000">
        <w:rPr>
          <w:rFonts w:ascii="Avant Garde Demi SFDC" w:cs="Avant Garde Demi SFDC" w:eastAsia="Avant Garde Demi SFDC" w:hAnsi="Avant Garde Demi SFDC"/>
          <w:color w:val="321d71"/>
          <w:sz w:val="34"/>
          <w:szCs w:val="34"/>
          <w:rtl w:val="0"/>
        </w:rPr>
        <w:t xml:space="preserve">Actionable List Configuration continued</w: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jqe0t1rw9ruk" w:id="57"/>
      <w:bookmarkEnd w:id="57"/>
      <w:r w:rsidDel="00000000" w:rsidR="00000000" w:rsidRPr="00000000">
        <w:rPr>
          <w:rFonts w:ascii="Avant Garde Demi SFDC" w:cs="Avant Garde Demi SFDC" w:eastAsia="Avant Garde Demi SFDC" w:hAnsi="Avant Garde Demi SFDC"/>
          <w:b w:val="1"/>
          <w:color w:val="321d71"/>
          <w:sz w:val="26"/>
          <w:szCs w:val="26"/>
          <w:rtl w:val="0"/>
        </w:rPr>
        <w:t xml:space="preserve">37. 1. Click Setup gear 2. In setup quick search Type "Actionable" 3. Click Actionable Segmentation Settings</w:t>
      </w:r>
    </w:p>
    <w:p w:rsidR="00000000" w:rsidDel="00000000" w:rsidP="00000000" w:rsidRDefault="00000000" w:rsidRPr="00000000" w14:paraId="0000009B">
      <w:pPr>
        <w:pStyle w:val="Heading3"/>
        <w:keepNext w:val="0"/>
        <w:keepLines w:val="0"/>
        <w:spacing w:before="280" w:lineRule="auto"/>
        <w:rPr>
          <w:rFonts w:ascii="Avant Garde Demi SFDC" w:cs="Avant Garde Demi SFDC" w:eastAsia="Avant Garde Demi SFDC" w:hAnsi="Avant Garde Demi SFDC"/>
          <w:color w:val="321d71"/>
          <w:sz w:val="22"/>
          <w:szCs w:val="22"/>
        </w:rPr>
      </w:pPr>
      <w:bookmarkStart w:colFirst="0" w:colLast="0" w:name="_k1axwxu3ueqn" w:id="58"/>
      <w:bookmarkEnd w:id="58"/>
      <w:r w:rsidDel="00000000" w:rsidR="00000000" w:rsidRPr="00000000">
        <w:rPr>
          <w:rFonts w:ascii="Avant Garde Demi SFDC" w:cs="Avant Garde Demi SFDC" w:eastAsia="Avant Garde Demi SFDC" w:hAnsi="Avant Garde Demi SFDC"/>
          <w:color w:val="321d71"/>
          <w:sz w:val="22"/>
          <w:szCs w:val="22"/>
          <w:rtl w:val="0"/>
        </w:rPr>
        <w:t xml:space="preserve">Navigate Back to the Actionable Segmentation Settings</w:t>
      </w:r>
    </w:p>
    <w:p w:rsidR="00000000" w:rsidDel="00000000" w:rsidP="00000000" w:rsidRDefault="00000000" w:rsidRPr="00000000" w14:paraId="0000009C">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2631726" cy="3624263"/>
            <wp:effectExtent b="9525" l="9525" r="9525" t="9525"/>
            <wp:docPr descr="1. Click  Setup gear &#10;2. In setup quick search  Type &quot;Actionable&quot;&#10;3. Click  Actionable Segmentation Settings" id="27" name="image12.png"/>
            <a:graphic>
              <a:graphicData uri="http://schemas.openxmlformats.org/drawingml/2006/picture">
                <pic:pic>
                  <pic:nvPicPr>
                    <pic:cNvPr descr="1. Click  Setup gear &#10;2. In setup quick search  Type &quot;Actionable&quot;&#10;3. Click  Actionable Segmentation Settings" id="0" name="image12.png"/>
                    <pic:cNvPicPr preferRelativeResize="0"/>
                  </pic:nvPicPr>
                  <pic:blipFill>
                    <a:blip r:embed="rId18"/>
                    <a:srcRect b="0" l="0" r="0" t="0"/>
                    <a:stretch>
                      <a:fillRect/>
                    </a:stretch>
                  </pic:blipFill>
                  <pic:spPr>
                    <a:xfrm>
                      <a:off x="0" y="0"/>
                      <a:ext cx="2631726" cy="3624263"/>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wdi9xpx5est0" w:id="59"/>
      <w:bookmarkEnd w:id="59"/>
      <w:r w:rsidDel="00000000" w:rsidR="00000000" w:rsidRPr="00000000">
        <w:rPr>
          <w:rFonts w:ascii="Avant Garde Demi SFDC" w:cs="Avant Garde Demi SFDC" w:eastAsia="Avant Garde Demi SFDC" w:hAnsi="Avant Garde Demi SFDC"/>
          <w:b w:val="1"/>
          <w:color w:val="321d71"/>
          <w:sz w:val="26"/>
          <w:szCs w:val="26"/>
          <w:rtl w:val="0"/>
        </w:rPr>
        <w:t xml:space="preserve">38. 1. Click on Refresh Dataset Status</w:t>
      </w:r>
    </w:p>
    <w:p w:rsidR="00000000" w:rsidDel="00000000" w:rsidP="00000000" w:rsidRDefault="00000000" w:rsidRPr="00000000" w14:paraId="0000009E">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643688" cy="4022545"/>
            <wp:effectExtent b="9525" l="9525" r="9525" t="9525"/>
            <wp:docPr descr="1. Click on Refresh Dataset Status" id="37" name="image75.png"/>
            <a:graphic>
              <a:graphicData uri="http://schemas.openxmlformats.org/drawingml/2006/picture">
                <pic:pic>
                  <pic:nvPicPr>
                    <pic:cNvPr descr="1. Click on Refresh Dataset Status" id="0" name="image75.png"/>
                    <pic:cNvPicPr preferRelativeResize="0"/>
                  </pic:nvPicPr>
                  <pic:blipFill>
                    <a:blip r:embed="rId54"/>
                    <a:srcRect b="0" l="0" r="0" t="0"/>
                    <a:stretch>
                      <a:fillRect/>
                    </a:stretch>
                  </pic:blipFill>
                  <pic:spPr>
                    <a:xfrm>
                      <a:off x="0" y="0"/>
                      <a:ext cx="6643688" cy="4022545"/>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c321sotry1aq" w:id="60"/>
      <w:bookmarkEnd w:id="60"/>
      <w:r w:rsidDel="00000000" w:rsidR="00000000" w:rsidRPr="00000000">
        <w:rPr>
          <w:rFonts w:ascii="Avant Garde Demi SFDC" w:cs="Avant Garde Demi SFDC" w:eastAsia="Avant Garde Demi SFDC" w:hAnsi="Avant Garde Demi SFDC"/>
          <w:b w:val="1"/>
          <w:color w:val="321d71"/>
          <w:sz w:val="26"/>
          <w:szCs w:val="26"/>
          <w:rtl w:val="0"/>
        </w:rPr>
        <w:t xml:space="preserve">39. 1. In the workshop actionable list Click on + Add Columns</w:t>
      </w:r>
    </w:p>
    <w:p w:rsidR="00000000" w:rsidDel="00000000" w:rsidP="00000000" w:rsidRDefault="00000000" w:rsidRPr="00000000" w14:paraId="000000A0">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4432300"/>
            <wp:effectExtent b="9525" l="9525" r="9525" t="9525"/>
            <wp:docPr descr="1. In the workshop actionable list  Click on + Add Columns" id="31" name="image21.png"/>
            <a:graphic>
              <a:graphicData uri="http://schemas.openxmlformats.org/drawingml/2006/picture">
                <pic:pic>
                  <pic:nvPicPr>
                    <pic:cNvPr descr="1. In the workshop actionable list  Click on + Add Columns" id="0" name="image21.png"/>
                    <pic:cNvPicPr preferRelativeResize="0"/>
                  </pic:nvPicPr>
                  <pic:blipFill>
                    <a:blip r:embed="rId55"/>
                    <a:srcRect b="0" l="0" r="0" t="0"/>
                    <a:stretch>
                      <a:fillRect/>
                    </a:stretch>
                  </pic:blipFill>
                  <pic:spPr>
                    <a:xfrm>
                      <a:off x="0" y="0"/>
                      <a:ext cx="7315200" cy="44323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9993dl85ags2" w:id="61"/>
      <w:bookmarkEnd w:id="61"/>
      <w:r w:rsidDel="00000000" w:rsidR="00000000" w:rsidRPr="00000000">
        <w:rPr>
          <w:rFonts w:ascii="Avant Garde Demi SFDC" w:cs="Avant Garde Demi SFDC" w:eastAsia="Avant Garde Demi SFDC" w:hAnsi="Avant Garde Demi SFDC"/>
          <w:b w:val="1"/>
          <w:color w:val="321d71"/>
          <w:sz w:val="26"/>
          <w:szCs w:val="26"/>
          <w:rtl w:val="0"/>
        </w:rPr>
        <w:t xml:space="preserve">40. 1. Click the available </w:t>
      </w:r>
      <w:ins w:author="Joe Grace" w:id="0" w:date="2024-09-13T19:05:35Z">
        <w:r w:rsidDel="00000000" w:rsidR="00000000" w:rsidRPr="00000000">
          <w:rPr>
            <w:rFonts w:ascii="Avant Garde Demi SFDC" w:cs="Avant Garde Demi SFDC" w:eastAsia="Avant Garde Demi SFDC" w:hAnsi="Avant Garde Demi SFDC"/>
            <w:b w:val="1"/>
            <w:color w:val="321d71"/>
            <w:sz w:val="26"/>
            <w:szCs w:val="26"/>
            <w:rtl w:val="0"/>
          </w:rPr>
          <w:t xml:space="preserve">field</w:t>
        </w:r>
      </w:ins>
      <w:del w:author="Joe Grace" w:id="0" w:date="2024-09-13T19:05:35Z">
        <w:r w:rsidDel="00000000" w:rsidR="00000000" w:rsidRPr="00000000">
          <w:rPr>
            <w:rFonts w:ascii="Avant Garde Demi SFDC" w:cs="Avant Garde Demi SFDC" w:eastAsia="Avant Garde Demi SFDC" w:hAnsi="Avant Garde Demi SFDC"/>
            <w:b w:val="1"/>
            <w:color w:val="321d71"/>
            <w:sz w:val="26"/>
            <w:szCs w:val="26"/>
            <w:rtl w:val="0"/>
          </w:rPr>
          <w:delText xml:space="preserve">filed</w:delText>
        </w:r>
      </w:del>
      <w:r w:rsidDel="00000000" w:rsidR="00000000" w:rsidRPr="00000000">
        <w:rPr>
          <w:rFonts w:ascii="Avant Garde Demi SFDC" w:cs="Avant Garde Demi SFDC" w:eastAsia="Avant Garde Demi SFDC" w:hAnsi="Avant Garde Demi SFDC"/>
          <w:b w:val="1"/>
          <w:color w:val="321d71"/>
          <w:sz w:val="26"/>
          <w:szCs w:val="26"/>
          <w:rtl w:val="0"/>
        </w:rPr>
        <w:t xml:space="preserve"> names and move them all to the selected field name box 2.Click on Save</w:t>
      </w:r>
    </w:p>
    <w:p w:rsidR="00000000" w:rsidDel="00000000" w:rsidP="00000000" w:rsidRDefault="00000000" w:rsidRPr="00000000" w14:paraId="000000A2">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4508500"/>
            <wp:effectExtent b="9525" l="9525" r="9525" t="9525"/>
            <wp:docPr descr="1. Click the available filed names and move them all to the selected field name box&#10;2.Click on Save" id="35" name="image30.png"/>
            <a:graphic>
              <a:graphicData uri="http://schemas.openxmlformats.org/drawingml/2006/picture">
                <pic:pic>
                  <pic:nvPicPr>
                    <pic:cNvPr descr="1. Click the available filed names and move them all to the selected field name box&#10;2.Click on Save" id="0" name="image30.png"/>
                    <pic:cNvPicPr preferRelativeResize="0"/>
                  </pic:nvPicPr>
                  <pic:blipFill>
                    <a:blip r:embed="rId56"/>
                    <a:srcRect b="0" l="0" r="0" t="0"/>
                    <a:stretch>
                      <a:fillRect/>
                    </a:stretch>
                  </pic:blipFill>
                  <pic:spPr>
                    <a:xfrm>
                      <a:off x="0" y="0"/>
                      <a:ext cx="7315200" cy="45085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7ent1b1e3kpt" w:id="62"/>
      <w:bookmarkEnd w:id="62"/>
      <w:r w:rsidDel="00000000" w:rsidR="00000000" w:rsidRPr="00000000">
        <w:rPr>
          <w:rFonts w:ascii="Avant Garde Demi SFDC" w:cs="Avant Garde Demi SFDC" w:eastAsia="Avant Garde Demi SFDC" w:hAnsi="Avant Garde Demi SFDC"/>
          <w:b w:val="1"/>
          <w:color w:val="321d71"/>
          <w:sz w:val="26"/>
          <w:szCs w:val="26"/>
          <w:rtl w:val="0"/>
        </w:rPr>
        <w:t xml:space="preserve">41. 1. Click on + Add Statuses</w:t>
      </w:r>
    </w:p>
    <w:p w:rsidR="00000000" w:rsidDel="00000000" w:rsidP="00000000" w:rsidRDefault="00000000" w:rsidRPr="00000000" w14:paraId="000000A4">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5986463" cy="3619323"/>
            <wp:effectExtent b="9525" l="9525" r="9525" t="9525"/>
            <wp:docPr descr="1. Click on + Add Statuses" id="79" name="image65.png"/>
            <a:graphic>
              <a:graphicData uri="http://schemas.openxmlformats.org/drawingml/2006/picture">
                <pic:pic>
                  <pic:nvPicPr>
                    <pic:cNvPr descr="1. Click on + Add Statuses" id="0" name="image65.png"/>
                    <pic:cNvPicPr preferRelativeResize="0"/>
                  </pic:nvPicPr>
                  <pic:blipFill>
                    <a:blip r:embed="rId57"/>
                    <a:srcRect b="0" l="0" r="0" t="0"/>
                    <a:stretch>
                      <a:fillRect/>
                    </a:stretch>
                  </pic:blipFill>
                  <pic:spPr>
                    <a:xfrm>
                      <a:off x="0" y="0"/>
                      <a:ext cx="5986463" cy="3619323"/>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6400cnyb1vu2" w:id="63"/>
      <w:bookmarkEnd w:id="63"/>
      <w:r w:rsidDel="00000000" w:rsidR="00000000" w:rsidRPr="00000000">
        <w:rPr>
          <w:rFonts w:ascii="Avant Garde Demi SFDC" w:cs="Avant Garde Demi SFDC" w:eastAsia="Avant Garde Demi SFDC" w:hAnsi="Avant Garde Demi SFDC"/>
          <w:b w:val="1"/>
          <w:color w:val="321d71"/>
          <w:sz w:val="26"/>
          <w:szCs w:val="26"/>
          <w:rtl w:val="0"/>
        </w:rPr>
        <w:t xml:space="preserve">42. 1. Click New Status button and add the shown status items 2. Click save</w:t>
      </w:r>
    </w:p>
    <w:p w:rsidR="00000000" w:rsidDel="00000000" w:rsidP="00000000" w:rsidRDefault="00000000" w:rsidRPr="00000000" w14:paraId="000000A6">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After complete the actionable list , these are the status actions that will be available</w:t>
      </w:r>
    </w:p>
    <w:p w:rsidR="00000000" w:rsidDel="00000000" w:rsidP="00000000" w:rsidRDefault="00000000" w:rsidRPr="00000000" w14:paraId="000000A7">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3911600"/>
            <wp:effectExtent b="9525" l="9525" r="9525" t="9525"/>
            <wp:docPr descr="1. Click New Status button and add the shown status items&#10;2. Click save" id="85" name="image67.png"/>
            <a:graphic>
              <a:graphicData uri="http://schemas.openxmlformats.org/drawingml/2006/picture">
                <pic:pic>
                  <pic:nvPicPr>
                    <pic:cNvPr descr="1. Click New Status button and add the shown status items&#10;2. Click save" id="0" name="image67.png"/>
                    <pic:cNvPicPr preferRelativeResize="0"/>
                  </pic:nvPicPr>
                  <pic:blipFill>
                    <a:blip r:embed="rId58"/>
                    <a:srcRect b="0" l="0" r="0" t="0"/>
                    <a:stretch>
                      <a:fillRect/>
                    </a:stretch>
                  </pic:blipFill>
                  <pic:spPr>
                    <a:xfrm>
                      <a:off x="0" y="0"/>
                      <a:ext cx="7315200" cy="39116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p0b84l3dlai4" w:id="64"/>
      <w:bookmarkEnd w:id="64"/>
      <w:r w:rsidDel="00000000" w:rsidR="00000000" w:rsidRPr="00000000">
        <w:rPr>
          <w:rFonts w:ascii="Avant Garde Demi SFDC" w:cs="Avant Garde Demi SFDC" w:eastAsia="Avant Garde Demi SFDC" w:hAnsi="Avant Garde Demi SFDC"/>
          <w:b w:val="1"/>
          <w:color w:val="321d71"/>
          <w:sz w:val="26"/>
          <w:szCs w:val="26"/>
          <w:rtl w:val="0"/>
        </w:rPr>
        <w:t xml:space="preserve">43. 1. Toggle on to activate</w:t>
      </w:r>
    </w:p>
    <w:p w:rsidR="00000000" w:rsidDel="00000000" w:rsidP="00000000" w:rsidRDefault="00000000" w:rsidRPr="00000000" w14:paraId="000000A9">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522705" cy="3944683"/>
            <wp:effectExtent b="9525" l="9525" r="9525" t="9525"/>
            <wp:docPr descr="1. Toggle on to activate" id="65" name="image56.png"/>
            <a:graphic>
              <a:graphicData uri="http://schemas.openxmlformats.org/drawingml/2006/picture">
                <pic:pic>
                  <pic:nvPicPr>
                    <pic:cNvPr descr="1. Toggle on to activate" id="0" name="image56.png"/>
                    <pic:cNvPicPr preferRelativeResize="0"/>
                  </pic:nvPicPr>
                  <pic:blipFill>
                    <a:blip r:embed="rId59"/>
                    <a:srcRect b="0" l="0" r="0" t="0"/>
                    <a:stretch>
                      <a:fillRect/>
                    </a:stretch>
                  </pic:blipFill>
                  <pic:spPr>
                    <a:xfrm>
                      <a:off x="0" y="0"/>
                      <a:ext cx="6522705" cy="3944683"/>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ouy62ej42033" w:id="65"/>
      <w:bookmarkEnd w:id="65"/>
      <w:r w:rsidDel="00000000" w:rsidR="00000000" w:rsidRPr="00000000">
        <w:rPr>
          <w:rFonts w:ascii="Avant Garde Demi SFDC" w:cs="Avant Garde Demi SFDC" w:eastAsia="Avant Garde Demi SFDC" w:hAnsi="Avant Garde Demi SFDC"/>
          <w:b w:val="1"/>
          <w:color w:val="321d71"/>
          <w:sz w:val="26"/>
          <w:szCs w:val="26"/>
          <w:rtl w:val="0"/>
        </w:rPr>
        <w:t xml:space="preserve">44. 1.Click on OK</w:t>
      </w:r>
    </w:p>
    <w:p w:rsidR="00000000" w:rsidDel="00000000" w:rsidP="00000000" w:rsidRDefault="00000000" w:rsidRPr="00000000" w14:paraId="000000AB">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597095" cy="3974274"/>
            <wp:effectExtent b="9525" l="9525" r="9525" t="9525"/>
            <wp:docPr descr="1.Click on OK" id="59" name="image52.png"/>
            <a:graphic>
              <a:graphicData uri="http://schemas.openxmlformats.org/drawingml/2006/picture">
                <pic:pic>
                  <pic:nvPicPr>
                    <pic:cNvPr descr="1.Click on OK" id="0" name="image52.png"/>
                    <pic:cNvPicPr preferRelativeResize="0"/>
                  </pic:nvPicPr>
                  <pic:blipFill>
                    <a:blip r:embed="rId60"/>
                    <a:srcRect b="0" l="0" r="0" t="0"/>
                    <a:stretch>
                      <a:fillRect/>
                    </a:stretch>
                  </pic:blipFill>
                  <pic:spPr>
                    <a:xfrm>
                      <a:off x="0" y="0"/>
                      <a:ext cx="6597095" cy="3974274"/>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1evtkopylyaf" w:id="66"/>
      <w:bookmarkEnd w:id="66"/>
      <w:r w:rsidDel="00000000" w:rsidR="00000000" w:rsidRPr="00000000">
        <w:rPr>
          <w:rFonts w:ascii="Avant Garde Demi SFDC" w:cs="Avant Garde Demi SFDC" w:eastAsia="Avant Garde Demi SFDC" w:hAnsi="Avant Garde Demi SFDC"/>
          <w:b w:val="1"/>
          <w:color w:val="321d71"/>
          <w:sz w:val="26"/>
          <w:szCs w:val="26"/>
          <w:rtl w:val="0"/>
        </w:rPr>
        <w:t xml:space="preserve">45. 1. Click the App Launcher icon 2. In search Type "Actionable List" 3. Click Actionable List</w:t>
      </w:r>
    </w:p>
    <w:p w:rsidR="00000000" w:rsidDel="00000000" w:rsidP="00000000" w:rsidRDefault="00000000" w:rsidRPr="00000000" w14:paraId="000000AD">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4432300"/>
            <wp:effectExtent b="9525" l="9525" r="9525" t="9525"/>
            <wp:docPr descr="1. Click the App Launcher icon &#10;2. In search Type &quot;Actionable List&quot; &#10;3. Click Actionable List" id="30" name="image13.png"/>
            <a:graphic>
              <a:graphicData uri="http://schemas.openxmlformats.org/drawingml/2006/picture">
                <pic:pic>
                  <pic:nvPicPr>
                    <pic:cNvPr descr="1. Click the App Launcher icon &#10;2. In search Type &quot;Actionable List&quot; &#10;3. Click Actionable List" id="0" name="image13.png"/>
                    <pic:cNvPicPr preferRelativeResize="0"/>
                  </pic:nvPicPr>
                  <pic:blipFill>
                    <a:blip r:embed="rId61"/>
                    <a:srcRect b="0" l="0" r="0" t="0"/>
                    <a:stretch>
                      <a:fillRect/>
                    </a:stretch>
                  </pic:blipFill>
                  <pic:spPr>
                    <a:xfrm>
                      <a:off x="0" y="0"/>
                      <a:ext cx="7315200" cy="44323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pStyle w:val="Heading1"/>
        <w:rPr>
          <w:rFonts w:ascii="Avant Garde Demi SFDC" w:cs="Avant Garde Demi SFDC" w:eastAsia="Avant Garde Demi SFDC" w:hAnsi="Avant Garde Demi SFDC"/>
          <w:color w:val="321d71"/>
          <w:sz w:val="34"/>
          <w:szCs w:val="34"/>
        </w:rPr>
      </w:pPr>
      <w:bookmarkStart w:colFirst="0" w:colLast="0" w:name="_ipm38we5swo" w:id="67"/>
      <w:bookmarkEnd w:id="67"/>
      <w:r w:rsidDel="00000000" w:rsidR="00000000" w:rsidRPr="00000000">
        <w:rPr>
          <w:sz w:val="34"/>
          <w:szCs w:val="34"/>
          <w:rtl w:val="0"/>
        </w:rPr>
        <w:t xml:space="preserve">🪧 </w:t>
      </w:r>
      <w:r w:rsidDel="00000000" w:rsidR="00000000" w:rsidRPr="00000000">
        <w:rPr>
          <w:rFonts w:ascii="Avant Garde Demi SFDC" w:cs="Avant Garde Demi SFDC" w:eastAsia="Avant Garde Demi SFDC" w:hAnsi="Avant Garde Demi SFDC"/>
          <w:color w:val="321d71"/>
          <w:sz w:val="34"/>
          <w:szCs w:val="34"/>
          <w:rtl w:val="0"/>
        </w:rPr>
        <w:t xml:space="preserve">Actionable List Creation</w:t>
      </w:r>
    </w:p>
    <w:p w:rsidR="00000000" w:rsidDel="00000000" w:rsidP="00000000" w:rsidRDefault="00000000" w:rsidRPr="00000000" w14:paraId="000000AF">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81mlqp63yyov" w:id="68"/>
      <w:bookmarkEnd w:id="68"/>
      <w:r w:rsidDel="00000000" w:rsidR="00000000" w:rsidRPr="00000000">
        <w:rPr>
          <w:rFonts w:ascii="Avant Garde Demi SFDC" w:cs="Avant Garde Demi SFDC" w:eastAsia="Avant Garde Demi SFDC" w:hAnsi="Avant Garde Demi SFDC"/>
          <w:b w:val="1"/>
          <w:color w:val="321d71"/>
          <w:sz w:val="26"/>
          <w:szCs w:val="26"/>
          <w:rtl w:val="0"/>
        </w:rPr>
        <w:t xml:space="preserve">46. Click on New to create a new actionable list</w:t>
      </w:r>
    </w:p>
    <w:p w:rsidR="00000000" w:rsidDel="00000000" w:rsidP="00000000" w:rsidRDefault="00000000" w:rsidRPr="00000000" w14:paraId="000000B0">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3550920"/>
            <wp:effectExtent b="9525" l="9525" r="9525" t="9525"/>
            <wp:docPr descr="Click on New to create a new actionable list " id="32" name="image45.png"/>
            <a:graphic>
              <a:graphicData uri="http://schemas.openxmlformats.org/drawingml/2006/picture">
                <pic:pic>
                  <pic:nvPicPr>
                    <pic:cNvPr descr="Click on New to create a new actionable list " id="0" name="image45.png"/>
                    <pic:cNvPicPr preferRelativeResize="0"/>
                  </pic:nvPicPr>
                  <pic:blipFill>
                    <a:blip r:embed="rId62"/>
                    <a:srcRect b="19827" l="0" r="0" t="0"/>
                    <a:stretch>
                      <a:fillRect/>
                    </a:stretch>
                  </pic:blipFill>
                  <pic:spPr>
                    <a:xfrm>
                      <a:off x="0" y="0"/>
                      <a:ext cx="7315200" cy="355092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h8nphhbwt88r" w:id="69"/>
      <w:bookmarkEnd w:id="69"/>
      <w:r w:rsidDel="00000000" w:rsidR="00000000" w:rsidRPr="00000000">
        <w:rPr>
          <w:rFonts w:ascii="Avant Garde Demi SFDC" w:cs="Avant Garde Demi SFDC" w:eastAsia="Avant Garde Demi SFDC" w:hAnsi="Avant Garde Demi SFDC"/>
          <w:b w:val="1"/>
          <w:color w:val="321d71"/>
          <w:sz w:val="26"/>
          <w:szCs w:val="26"/>
          <w:rtl w:val="0"/>
        </w:rPr>
        <w:t xml:space="preserve">47. 1.Type Workshop Upgrade Campaign in the New Actionable List Name 2. Select the Data processing Engine definition create earlier WorkshopAssetServiceEOLUpgradeCampaign 3. Click Next</w:t>
      </w:r>
    </w:p>
    <w:p w:rsidR="00000000" w:rsidDel="00000000" w:rsidP="00000000" w:rsidRDefault="00000000" w:rsidRPr="00000000" w14:paraId="000000B2">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3987800"/>
            <wp:effectExtent b="9525" l="9525" r="9525" t="9525"/>
            <wp:docPr descr="1.Type Workshop Upgrade Campaign in the New Actionable List Name&#10;2. Select the Data processing Engine definition create earlier WorkshopAssetServiceEOLUpgradeCampaign&#10;3. Click Next" id="48" name="image44.png"/>
            <a:graphic>
              <a:graphicData uri="http://schemas.openxmlformats.org/drawingml/2006/picture">
                <pic:pic>
                  <pic:nvPicPr>
                    <pic:cNvPr descr="1.Type Workshop Upgrade Campaign in the New Actionable List Name&#10;2. Select the Data processing Engine definition create earlier WorkshopAssetServiceEOLUpgradeCampaign&#10;3. Click Next" id="0" name="image44.png"/>
                    <pic:cNvPicPr preferRelativeResize="0"/>
                  </pic:nvPicPr>
                  <pic:blipFill>
                    <a:blip r:embed="rId63"/>
                    <a:srcRect b="0" l="0" r="0" t="0"/>
                    <a:stretch>
                      <a:fillRect/>
                    </a:stretch>
                  </pic:blipFill>
                  <pic:spPr>
                    <a:xfrm>
                      <a:off x="0" y="0"/>
                      <a:ext cx="7315200" cy="39878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ja07wvz5ln7i" w:id="70"/>
      <w:bookmarkEnd w:id="70"/>
      <w:r w:rsidDel="00000000" w:rsidR="00000000" w:rsidRPr="00000000">
        <w:rPr>
          <w:rFonts w:ascii="Avant Garde Demi SFDC" w:cs="Avant Garde Demi SFDC" w:eastAsia="Avant Garde Demi SFDC" w:hAnsi="Avant Garde Demi SFDC"/>
          <w:b w:val="1"/>
          <w:color w:val="321d71"/>
          <w:sz w:val="26"/>
          <w:szCs w:val="26"/>
          <w:rtl w:val="0"/>
        </w:rPr>
        <w:t xml:space="preserve">48. 1.Click the Filter Criteria 2.Choose InstallDate… 3. Choose Previous Fiscal Year 4. Click Apply</w:t>
      </w:r>
    </w:p>
    <w:p w:rsidR="00000000" w:rsidDel="00000000" w:rsidP="00000000" w:rsidRDefault="00000000" w:rsidRPr="00000000" w14:paraId="000000B4">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4432300"/>
            <wp:effectExtent b="9525" l="9525" r="9525" t="9525"/>
            <wp:docPr descr="1.Click the Filter Criteria &#10;2.Choose InstallDate…&#10;3. Choose Previous Fiscal Year&#10;4. Click Apply" id="55" name="image36.png"/>
            <a:graphic>
              <a:graphicData uri="http://schemas.openxmlformats.org/drawingml/2006/picture">
                <pic:pic>
                  <pic:nvPicPr>
                    <pic:cNvPr descr="1.Click the Filter Criteria &#10;2.Choose InstallDate…&#10;3. Choose Previous Fiscal Year&#10;4. Click Apply" id="0" name="image36.png"/>
                    <pic:cNvPicPr preferRelativeResize="0"/>
                  </pic:nvPicPr>
                  <pic:blipFill>
                    <a:blip r:embed="rId64"/>
                    <a:srcRect b="0" l="0" r="0" t="0"/>
                    <a:stretch>
                      <a:fillRect/>
                    </a:stretch>
                  </pic:blipFill>
                  <pic:spPr>
                    <a:xfrm>
                      <a:off x="0" y="0"/>
                      <a:ext cx="7315200" cy="44323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uhyxs74cucd5" w:id="71"/>
      <w:bookmarkEnd w:id="71"/>
      <w:r w:rsidDel="00000000" w:rsidR="00000000" w:rsidRPr="00000000">
        <w:rPr>
          <w:rFonts w:ascii="Avant Garde Demi SFDC" w:cs="Avant Garde Demi SFDC" w:eastAsia="Avant Garde Demi SFDC" w:hAnsi="Avant Garde Demi SFDC"/>
          <w:b w:val="1"/>
          <w:color w:val="321d71"/>
          <w:sz w:val="26"/>
          <w:szCs w:val="26"/>
          <w:rtl w:val="0"/>
        </w:rPr>
        <w:t xml:space="preserve">49. 1.Check Select All to select all the filtered assets</w:t>
      </w:r>
    </w:p>
    <w:p w:rsidR="00000000" w:rsidDel="00000000" w:rsidP="00000000" w:rsidRDefault="00000000" w:rsidRPr="00000000" w14:paraId="000000B6">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234113" cy="3774560"/>
            <wp:effectExtent b="9525" l="9525" r="9525" t="9525"/>
            <wp:docPr descr="1.Check Select All to select all the filtered assets" id="82" name="image74.png"/>
            <a:graphic>
              <a:graphicData uri="http://schemas.openxmlformats.org/drawingml/2006/picture">
                <pic:pic>
                  <pic:nvPicPr>
                    <pic:cNvPr descr="1.Check Select All to select all the filtered assets" id="0" name="image74.png"/>
                    <pic:cNvPicPr preferRelativeResize="0"/>
                  </pic:nvPicPr>
                  <pic:blipFill>
                    <a:blip r:embed="rId65"/>
                    <a:srcRect b="0" l="0" r="0" t="0"/>
                    <a:stretch>
                      <a:fillRect/>
                    </a:stretch>
                  </pic:blipFill>
                  <pic:spPr>
                    <a:xfrm>
                      <a:off x="0" y="0"/>
                      <a:ext cx="6234113" cy="377456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wwowlhql98p3" w:id="72"/>
      <w:bookmarkEnd w:id="72"/>
      <w:r w:rsidDel="00000000" w:rsidR="00000000" w:rsidRPr="00000000">
        <w:rPr>
          <w:rFonts w:ascii="Avant Garde Demi SFDC" w:cs="Avant Garde Demi SFDC" w:eastAsia="Avant Garde Demi SFDC" w:hAnsi="Avant Garde Demi SFDC"/>
          <w:b w:val="1"/>
          <w:color w:val="321d71"/>
          <w:sz w:val="26"/>
          <w:szCs w:val="26"/>
          <w:rtl w:val="0"/>
        </w:rPr>
        <w:t xml:space="preserve">50. 1. Click on Review &amp; Save (55)</w:t>
      </w:r>
    </w:p>
    <w:p w:rsidR="00000000" w:rsidDel="00000000" w:rsidP="00000000" w:rsidRDefault="00000000" w:rsidRPr="00000000" w14:paraId="000000B8">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643688" cy="4022545"/>
            <wp:effectExtent b="9525" l="9525" r="9525" t="9525"/>
            <wp:docPr descr="1. Click on Review &amp; Save (55)" id="77" name="image60.png"/>
            <a:graphic>
              <a:graphicData uri="http://schemas.openxmlformats.org/drawingml/2006/picture">
                <pic:pic>
                  <pic:nvPicPr>
                    <pic:cNvPr descr="1. Click on Review &amp; Save (55)" id="0" name="image60.png"/>
                    <pic:cNvPicPr preferRelativeResize="0"/>
                  </pic:nvPicPr>
                  <pic:blipFill>
                    <a:blip r:embed="rId66"/>
                    <a:srcRect b="0" l="0" r="0" t="0"/>
                    <a:stretch>
                      <a:fillRect/>
                    </a:stretch>
                  </pic:blipFill>
                  <pic:spPr>
                    <a:xfrm>
                      <a:off x="0" y="0"/>
                      <a:ext cx="6643688" cy="4022545"/>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sl3fo2dww0gq" w:id="73"/>
      <w:bookmarkEnd w:id="73"/>
      <w:r w:rsidDel="00000000" w:rsidR="00000000" w:rsidRPr="00000000">
        <w:rPr>
          <w:rFonts w:ascii="Avant Garde Demi SFDC" w:cs="Avant Garde Demi SFDC" w:eastAsia="Avant Garde Demi SFDC" w:hAnsi="Avant Garde Demi SFDC"/>
          <w:b w:val="1"/>
          <w:color w:val="321d71"/>
          <w:sz w:val="26"/>
          <w:szCs w:val="26"/>
          <w:rtl w:val="0"/>
        </w:rPr>
        <w:t xml:space="preserve">51. 1. Click on Confirm &amp; Save</w:t>
      </w:r>
    </w:p>
    <w:p w:rsidR="00000000" w:rsidDel="00000000" w:rsidP="00000000" w:rsidRDefault="00000000" w:rsidRPr="00000000" w14:paraId="000000BA">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4432300"/>
            <wp:effectExtent b="9525" l="9525" r="9525" t="9525"/>
            <wp:docPr descr="1. Click on Confirm &amp; Save" id="51" name="image47.png"/>
            <a:graphic>
              <a:graphicData uri="http://schemas.openxmlformats.org/drawingml/2006/picture">
                <pic:pic>
                  <pic:nvPicPr>
                    <pic:cNvPr descr="1. Click on Confirm &amp; Save" id="0" name="image47.png"/>
                    <pic:cNvPicPr preferRelativeResize="0"/>
                  </pic:nvPicPr>
                  <pic:blipFill>
                    <a:blip r:embed="rId67"/>
                    <a:srcRect b="0" l="0" r="0" t="0"/>
                    <a:stretch>
                      <a:fillRect/>
                    </a:stretch>
                  </pic:blipFill>
                  <pic:spPr>
                    <a:xfrm>
                      <a:off x="0" y="0"/>
                      <a:ext cx="7315200" cy="44323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pStyle w:val="Heading1"/>
        <w:rPr>
          <w:rFonts w:ascii="Avant Garde Demi SFDC" w:cs="Avant Garde Demi SFDC" w:eastAsia="Avant Garde Demi SFDC" w:hAnsi="Avant Garde Demi SFDC"/>
          <w:color w:val="321d71"/>
          <w:sz w:val="34"/>
          <w:szCs w:val="34"/>
        </w:rPr>
      </w:pPr>
      <w:bookmarkStart w:colFirst="0" w:colLast="0" w:name="_fe1xrcm957uc" w:id="74"/>
      <w:bookmarkEnd w:id="74"/>
      <w:r w:rsidDel="00000000" w:rsidR="00000000" w:rsidRPr="00000000">
        <w:rPr>
          <w:sz w:val="34"/>
          <w:szCs w:val="34"/>
          <w:rtl w:val="0"/>
        </w:rPr>
        <w:t xml:space="preserve">🛠️ </w:t>
      </w:r>
      <w:r w:rsidDel="00000000" w:rsidR="00000000" w:rsidRPr="00000000">
        <w:rPr>
          <w:rFonts w:ascii="Avant Garde Demi SFDC" w:cs="Avant Garde Demi SFDC" w:eastAsia="Avant Garde Demi SFDC" w:hAnsi="Avant Garde Demi SFDC"/>
          <w:color w:val="321d71"/>
          <w:sz w:val="34"/>
          <w:szCs w:val="34"/>
          <w:rtl w:val="0"/>
        </w:rPr>
        <w:t xml:space="preserve">Product Service Campaign Configuration </w:t>
      </w:r>
    </w:p>
    <w:p w:rsidR="00000000" w:rsidDel="00000000" w:rsidP="00000000" w:rsidRDefault="00000000" w:rsidRPr="00000000" w14:paraId="000000BC">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dlq0vlyoml2f" w:id="75"/>
      <w:bookmarkEnd w:id="75"/>
      <w:r w:rsidDel="00000000" w:rsidR="00000000" w:rsidRPr="00000000">
        <w:rPr>
          <w:rFonts w:ascii="Avant Garde Demi SFDC" w:cs="Avant Garde Demi SFDC" w:eastAsia="Avant Garde Demi SFDC" w:hAnsi="Avant Garde Demi SFDC"/>
          <w:b w:val="1"/>
          <w:color w:val="321d71"/>
          <w:sz w:val="26"/>
          <w:szCs w:val="26"/>
          <w:rtl w:val="0"/>
        </w:rPr>
        <w:t xml:space="preserve">52. 1. From App Launcher search for Product Service Campaigns 2. Click New</w:t>
      </w:r>
    </w:p>
    <w:p w:rsidR="00000000" w:rsidDel="00000000" w:rsidP="00000000" w:rsidRDefault="00000000" w:rsidRPr="00000000" w14:paraId="000000BD">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Now We create a new product service campaign and connect the actionable list</w:t>
      </w:r>
    </w:p>
    <w:p w:rsidR="00000000" w:rsidDel="00000000" w:rsidP="00000000" w:rsidRDefault="00000000" w:rsidRPr="00000000" w14:paraId="000000BE">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672263" cy="1172859"/>
            <wp:effectExtent b="9525" l="9525" r="9525" t="9525"/>
            <wp:docPr descr="1. From App Launcher  search for Product Service Campaigns&#10;2. Click New" id="46" name="image34.png"/>
            <a:graphic>
              <a:graphicData uri="http://schemas.openxmlformats.org/drawingml/2006/picture">
                <pic:pic>
                  <pic:nvPicPr>
                    <pic:cNvPr descr="1. From App Launcher  search for Product Service Campaigns&#10;2. Click New" id="0" name="image34.png"/>
                    <pic:cNvPicPr preferRelativeResize="0"/>
                  </pic:nvPicPr>
                  <pic:blipFill>
                    <a:blip r:embed="rId68"/>
                    <a:srcRect b="0" l="0" r="0" t="0"/>
                    <a:stretch>
                      <a:fillRect/>
                    </a:stretch>
                  </pic:blipFill>
                  <pic:spPr>
                    <a:xfrm>
                      <a:off x="0" y="0"/>
                      <a:ext cx="6672263" cy="1172859"/>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qekux96fyqou" w:id="76"/>
      <w:bookmarkEnd w:id="76"/>
      <w:r w:rsidDel="00000000" w:rsidR="00000000" w:rsidRPr="00000000">
        <w:rPr>
          <w:rFonts w:ascii="Avant Garde Demi SFDC" w:cs="Avant Garde Demi SFDC" w:eastAsia="Avant Garde Demi SFDC" w:hAnsi="Avant Garde Demi SFDC"/>
          <w:b w:val="1"/>
          <w:color w:val="321d71"/>
          <w:sz w:val="26"/>
          <w:szCs w:val="26"/>
          <w:rtl w:val="0"/>
        </w:rPr>
        <w:t xml:space="preserve">53. 1. Type "Workshop Upgrade Campaign for the Campaign Name 2. Select Upgrade from the type pick list 3. Select a work type "replace compressor" 4. In Start date choose "Today" 5. In the actionable list choose WorkShop Upgrade Campaign 6. Click Save</w:t>
      </w:r>
    </w:p>
    <w:p w:rsidR="00000000" w:rsidDel="00000000" w:rsidP="00000000" w:rsidRDefault="00000000" w:rsidRPr="00000000" w14:paraId="000000C0">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In this section we are connecting the campaign to the actionable list to foster integration between data sets and campaigns.</w:t>
      </w:r>
    </w:p>
    <w:p w:rsidR="00000000" w:rsidDel="00000000" w:rsidP="00000000" w:rsidRDefault="00000000" w:rsidRPr="00000000" w14:paraId="000000C1">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4925747" cy="5462588"/>
            <wp:effectExtent b="9525" l="9525" r="9525" t="9525"/>
            <wp:docPr descr="1. Type &quot;Workshop Upgrade Campaign  for  the Campaign Name&#10;2. Select Upgrade from the type pick list&#10;3. Select a work type &quot;replace compressor&quot; &#10;4. In Start date choose &quot;Today&quot; &#10;5. In actionable list  choose WorkShop Upgrade Campaign&#10;6. Click Save" id="47" name="image42.png"/>
            <a:graphic>
              <a:graphicData uri="http://schemas.openxmlformats.org/drawingml/2006/picture">
                <pic:pic>
                  <pic:nvPicPr>
                    <pic:cNvPr descr="1. Type &quot;Workshop Upgrade Campaign  for  the Campaign Name&#10;2. Select Upgrade from the type pick list&#10;3. Select a work type &quot;replace compressor&quot; &#10;4. In Start date choose &quot;Today&quot; &#10;5. In actionable list  choose WorkShop Upgrade Campaign&#10;6. Click Save" id="0" name="image42.png"/>
                    <pic:cNvPicPr preferRelativeResize="0"/>
                  </pic:nvPicPr>
                  <pic:blipFill>
                    <a:blip r:embed="rId69"/>
                    <a:srcRect b="0" l="0" r="0" t="0"/>
                    <a:stretch>
                      <a:fillRect/>
                    </a:stretch>
                  </pic:blipFill>
                  <pic:spPr>
                    <a:xfrm>
                      <a:off x="0" y="0"/>
                      <a:ext cx="4925747" cy="5462588"/>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tboa5ryo2422" w:id="77"/>
      <w:bookmarkEnd w:id="77"/>
      <w:r w:rsidDel="00000000" w:rsidR="00000000" w:rsidRPr="00000000">
        <w:rPr>
          <w:rFonts w:ascii="Avant Garde Demi SFDC" w:cs="Avant Garde Demi SFDC" w:eastAsia="Avant Garde Demi SFDC" w:hAnsi="Avant Garde Demi SFDC"/>
          <w:b w:val="1"/>
          <w:color w:val="321d71"/>
          <w:sz w:val="26"/>
          <w:szCs w:val="26"/>
          <w:rtl w:val="0"/>
        </w:rPr>
        <w:t xml:space="preserve">54. 1. Click the actionable list link to take you back to the Workshop Upgrade Campaign actionable list</w:t>
      </w:r>
    </w:p>
    <w:p w:rsidR="00000000" w:rsidDel="00000000" w:rsidP="00000000" w:rsidRDefault="00000000" w:rsidRPr="00000000" w14:paraId="000000C3">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453188" cy="4041645"/>
            <wp:effectExtent b="9525" l="9525" r="9525" t="9525"/>
            <wp:docPr descr="1. Click the actionable list link to take you back to the Workshop Upgrade Campaign actionable list" id="50" name="image39.png"/>
            <a:graphic>
              <a:graphicData uri="http://schemas.openxmlformats.org/drawingml/2006/picture">
                <pic:pic>
                  <pic:nvPicPr>
                    <pic:cNvPr descr="1. Click the actionable list link to take you back to the Workshop Upgrade Campaign actionable list" id="0" name="image39.png"/>
                    <pic:cNvPicPr preferRelativeResize="0"/>
                  </pic:nvPicPr>
                  <pic:blipFill>
                    <a:blip r:embed="rId70"/>
                    <a:srcRect b="0" l="0" r="0" t="0"/>
                    <a:stretch>
                      <a:fillRect/>
                    </a:stretch>
                  </pic:blipFill>
                  <pic:spPr>
                    <a:xfrm>
                      <a:off x="0" y="0"/>
                      <a:ext cx="6453188" cy="4041645"/>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707z9l3xtagv" w:id="78"/>
      <w:bookmarkEnd w:id="78"/>
      <w:r w:rsidDel="00000000" w:rsidR="00000000" w:rsidRPr="00000000">
        <w:rPr>
          <w:rFonts w:ascii="Avant Garde Demi SFDC" w:cs="Avant Garde Demi SFDC" w:eastAsia="Avant Garde Demi SFDC" w:hAnsi="Avant Garde Demi SFDC"/>
          <w:b w:val="1"/>
          <w:color w:val="321d71"/>
          <w:sz w:val="26"/>
          <w:szCs w:val="26"/>
          <w:rtl w:val="0"/>
        </w:rPr>
        <w:t xml:space="preserve">55. 1. Click the action carrot 2. Click on Add to Service Campaign</w:t>
      </w:r>
    </w:p>
    <w:p w:rsidR="00000000" w:rsidDel="00000000" w:rsidP="00000000" w:rsidRDefault="00000000" w:rsidRPr="00000000" w14:paraId="000000C5">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Performing this function will automatically add all the assets to the campaign.</w:t>
      </w:r>
    </w:p>
    <w:p w:rsidR="00000000" w:rsidDel="00000000" w:rsidP="00000000" w:rsidRDefault="00000000" w:rsidRPr="00000000" w14:paraId="000000C6">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1790700"/>
            <wp:effectExtent b="9525" l="9525" r="9525" t="9525"/>
            <wp:docPr descr="1. Click the action carrot&#10;2. Click on Add to Service Campaign" id="57" name="image50.png"/>
            <a:graphic>
              <a:graphicData uri="http://schemas.openxmlformats.org/drawingml/2006/picture">
                <pic:pic>
                  <pic:nvPicPr>
                    <pic:cNvPr descr="1. Click the action carrot&#10;2. Click on Add to Service Campaign" id="0" name="image50.png"/>
                    <pic:cNvPicPr preferRelativeResize="0"/>
                  </pic:nvPicPr>
                  <pic:blipFill>
                    <a:blip r:embed="rId71"/>
                    <a:srcRect b="0" l="0" r="0" t="0"/>
                    <a:stretch>
                      <a:fillRect/>
                    </a:stretch>
                  </pic:blipFill>
                  <pic:spPr>
                    <a:xfrm>
                      <a:off x="0" y="0"/>
                      <a:ext cx="7315200" cy="179070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3pjt3am2m4cz" w:id="79"/>
      <w:bookmarkEnd w:id="79"/>
      <w:r w:rsidDel="00000000" w:rsidR="00000000" w:rsidRPr="00000000">
        <w:rPr>
          <w:rFonts w:ascii="Avant Garde Demi SFDC" w:cs="Avant Garde Demi SFDC" w:eastAsia="Avant Garde Demi SFDC" w:hAnsi="Avant Garde Demi SFDC"/>
          <w:b w:val="1"/>
          <w:color w:val="321d71"/>
          <w:sz w:val="26"/>
          <w:szCs w:val="26"/>
          <w:rtl w:val="0"/>
        </w:rPr>
        <w:t xml:space="preserve">56. Click on Confirm</w:t>
      </w:r>
    </w:p>
    <w:p w:rsidR="00000000" w:rsidDel="00000000" w:rsidP="00000000" w:rsidRDefault="00000000" w:rsidRPr="00000000" w14:paraId="000000C8">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3501136" cy="1203515"/>
            <wp:effectExtent b="9525" l="9525" r="9525" t="9525"/>
            <wp:docPr descr="Click on Confirm" id="54" name="image43.png"/>
            <a:graphic>
              <a:graphicData uri="http://schemas.openxmlformats.org/drawingml/2006/picture">
                <pic:pic>
                  <pic:nvPicPr>
                    <pic:cNvPr descr="Click on Confirm" id="0" name="image43.png"/>
                    <pic:cNvPicPr preferRelativeResize="0"/>
                  </pic:nvPicPr>
                  <pic:blipFill>
                    <a:blip r:embed="rId72"/>
                    <a:srcRect b="38924" l="0" r="33072" t="22795"/>
                    <a:stretch>
                      <a:fillRect/>
                    </a:stretch>
                  </pic:blipFill>
                  <pic:spPr>
                    <a:xfrm>
                      <a:off x="0" y="0"/>
                      <a:ext cx="3501136" cy="1203515"/>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bd7ha08jlx0y" w:id="80"/>
      <w:bookmarkEnd w:id="80"/>
      <w:r w:rsidDel="00000000" w:rsidR="00000000" w:rsidRPr="00000000">
        <w:rPr>
          <w:rFonts w:ascii="Avant Garde Demi SFDC" w:cs="Avant Garde Demi SFDC" w:eastAsia="Avant Garde Demi SFDC" w:hAnsi="Avant Garde Demi SFDC"/>
          <w:b w:val="1"/>
          <w:color w:val="321d71"/>
          <w:sz w:val="26"/>
          <w:szCs w:val="26"/>
          <w:rtl w:val="0"/>
        </w:rPr>
        <w:t xml:space="preserve">57. Success - Assets are added</w:t>
      </w:r>
    </w:p>
    <w:p w:rsidR="00000000" w:rsidDel="00000000" w:rsidP="00000000" w:rsidRDefault="00000000" w:rsidRPr="00000000" w14:paraId="000000CA">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Note you may get an error here on redirect to the previous product campaign but the items are added as this org is not Generally available. This is related to the demo env itself.</w:t>
      </w:r>
    </w:p>
    <w:p w:rsidR="00000000" w:rsidDel="00000000" w:rsidP="00000000" w:rsidRDefault="00000000" w:rsidRPr="00000000" w14:paraId="000000CB">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7315200" cy="2691765"/>
            <wp:effectExtent b="9525" l="9525" r="9525" t="9525"/>
            <wp:docPr descr="Success - Assets are added" id="16" name="image24.png"/>
            <a:graphic>
              <a:graphicData uri="http://schemas.openxmlformats.org/drawingml/2006/picture">
                <pic:pic>
                  <pic:nvPicPr>
                    <pic:cNvPr descr="Success - Assets are added" id="0" name="image24.png"/>
                    <pic:cNvPicPr preferRelativeResize="0"/>
                  </pic:nvPicPr>
                  <pic:blipFill>
                    <a:blip r:embed="rId73"/>
                    <a:srcRect b="39225" l="0" r="0" t="0"/>
                    <a:stretch>
                      <a:fillRect/>
                    </a:stretch>
                  </pic:blipFill>
                  <pic:spPr>
                    <a:xfrm>
                      <a:off x="0" y="0"/>
                      <a:ext cx="7315200" cy="2691765"/>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x1l8butj3anf" w:id="81"/>
      <w:bookmarkEnd w:id="81"/>
      <w:r w:rsidDel="00000000" w:rsidR="00000000" w:rsidRPr="00000000">
        <w:rPr>
          <w:rFonts w:ascii="Avant Garde Demi SFDC" w:cs="Avant Garde Demi SFDC" w:eastAsia="Avant Garde Demi SFDC" w:hAnsi="Avant Garde Demi SFDC"/>
          <w:b w:val="1"/>
          <w:color w:val="321d71"/>
          <w:sz w:val="26"/>
          <w:szCs w:val="26"/>
          <w:rtl w:val="0"/>
        </w:rPr>
        <w:t xml:space="preserve">58. 1. Navigate back to the Product Service Campaign from App Launcher 2. Click on Related 3. Verify the Assets are added</w:t>
      </w:r>
    </w:p>
    <w:p w:rsidR="00000000" w:rsidDel="00000000" w:rsidP="00000000" w:rsidRDefault="00000000" w:rsidRPr="00000000" w14:paraId="000000CD">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6364172" cy="4667059"/>
            <wp:effectExtent b="9525" l="9525" r="9525" t="9525"/>
            <wp:docPr descr="1. Navigate back to the Product Service Campaign from App Launcher &#10;2. Click on Related&#10;3. Verify the Assets are added" id="74" name="image69.png"/>
            <a:graphic>
              <a:graphicData uri="http://schemas.openxmlformats.org/drawingml/2006/picture">
                <pic:pic>
                  <pic:nvPicPr>
                    <pic:cNvPr descr="1. Navigate back to the Product Service Campaign from App Launcher &#10;2. Click on Related&#10;3. Verify the Assets are added" id="0" name="image69.png"/>
                    <pic:cNvPicPr preferRelativeResize="0"/>
                  </pic:nvPicPr>
                  <pic:blipFill>
                    <a:blip r:embed="rId74"/>
                    <a:srcRect b="0" l="0" r="0" t="0"/>
                    <a:stretch>
                      <a:fillRect/>
                    </a:stretch>
                  </pic:blipFill>
                  <pic:spPr>
                    <a:xfrm>
                      <a:off x="0" y="0"/>
                      <a:ext cx="6364172" cy="4667059"/>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hibmacc17r0x" w:id="82"/>
      <w:bookmarkEnd w:id="82"/>
      <w:r w:rsidDel="00000000" w:rsidR="00000000" w:rsidRPr="00000000">
        <w:rPr>
          <w:rFonts w:ascii="Avant Garde Demi SFDC" w:cs="Avant Garde Demi SFDC" w:eastAsia="Avant Garde Demi SFDC" w:hAnsi="Avant Garde Demi SFDC"/>
          <w:b w:val="1"/>
          <w:color w:val="321d71"/>
          <w:sz w:val="26"/>
          <w:szCs w:val="26"/>
          <w:rtl w:val="0"/>
        </w:rPr>
        <w:t xml:space="preserve">59. 1. Click the action carrot and Select "create work order for all items" 2. Click confirm button</w:t>
      </w:r>
    </w:p>
    <w:p w:rsidR="00000000" w:rsidDel="00000000" w:rsidP="00000000" w:rsidRDefault="00000000" w:rsidRPr="00000000" w14:paraId="000000CF">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The Final Step is to create work order in mass to support the cross-sell upsell efforts and get techs onsite. The great news is this is done is mass again for all assets added to the campaign</w:t>
      </w:r>
    </w:p>
    <w:p w:rsidR="00000000" w:rsidDel="00000000" w:rsidP="00000000" w:rsidRDefault="00000000" w:rsidRPr="00000000" w14:paraId="000000D0">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2652713" cy="2310427"/>
            <wp:effectExtent b="9525" l="9525" r="9525" t="9525"/>
            <wp:docPr descr="1. Click the action carrot and Select &quot;create work order for all items&quot;&#10;2. Click confirm button" id="84" name="image77.png"/>
            <a:graphic>
              <a:graphicData uri="http://schemas.openxmlformats.org/drawingml/2006/picture">
                <pic:pic>
                  <pic:nvPicPr>
                    <pic:cNvPr descr="1. Click the action carrot and Select &quot;create work order for all items&quot;&#10;2. Click confirm button" id="0" name="image77.png"/>
                    <pic:cNvPicPr preferRelativeResize="0"/>
                  </pic:nvPicPr>
                  <pic:blipFill>
                    <a:blip r:embed="rId75"/>
                    <a:srcRect b="0" l="0" r="0" t="0"/>
                    <a:stretch>
                      <a:fillRect/>
                    </a:stretch>
                  </pic:blipFill>
                  <pic:spPr>
                    <a:xfrm>
                      <a:off x="0" y="0"/>
                      <a:ext cx="2652713" cy="2310427"/>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rFonts w:ascii="Avant Garde Demi SFDC" w:cs="Avant Garde Demi SFDC" w:eastAsia="Avant Garde Demi SFDC" w:hAnsi="Avant Garde Demi SFDC"/>
          <w:b w:val="1"/>
          <w:color w:val="321d71"/>
          <w:sz w:val="26"/>
          <w:szCs w:val="26"/>
        </w:rPr>
      </w:pPr>
      <w:bookmarkStart w:colFirst="0" w:colLast="0" w:name="_3fzucu81n6nt" w:id="83"/>
      <w:bookmarkEnd w:id="83"/>
      <w:r w:rsidDel="00000000" w:rsidR="00000000" w:rsidRPr="00000000">
        <w:rPr>
          <w:rFonts w:ascii="Avant Garde Demi SFDC" w:cs="Avant Garde Demi SFDC" w:eastAsia="Avant Garde Demi SFDC" w:hAnsi="Avant Garde Demi SFDC"/>
          <w:b w:val="1"/>
          <w:color w:val="321d71"/>
          <w:sz w:val="26"/>
          <w:szCs w:val="26"/>
          <w:rtl w:val="0"/>
        </w:rPr>
        <w:t xml:space="preserve">60. 1. Verify created work orders</w:t>
      </w:r>
    </w:p>
    <w:p w:rsidR="00000000" w:rsidDel="00000000" w:rsidP="00000000" w:rsidRDefault="00000000" w:rsidRPr="00000000" w14:paraId="000000D2">
      <w:pPr>
        <w:spacing w:after="240" w:before="240" w:lineRule="auto"/>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tl w:val="0"/>
        </w:rPr>
        <w:t xml:space="preserve">Congrats on completing this exercise</w:t>
      </w:r>
    </w:p>
    <w:p w:rsidR="00000000" w:rsidDel="00000000" w:rsidP="00000000" w:rsidRDefault="00000000" w:rsidRPr="00000000" w14:paraId="000000D3">
      <w:pPr>
        <w:rPr>
          <w:rFonts w:ascii="Avant Garde Demi SFDC" w:cs="Avant Garde Demi SFDC" w:eastAsia="Avant Garde Demi SFDC" w:hAnsi="Avant Garde Demi SFDC"/>
          <w:b w:val="1"/>
          <w:color w:val="321d71"/>
          <w:sz w:val="26"/>
          <w:szCs w:val="26"/>
        </w:rPr>
      </w:pPr>
      <w:r w:rsidDel="00000000" w:rsidR="00000000" w:rsidRPr="00000000">
        <w:rPr>
          <w:rFonts w:ascii="Avant Garde Demi SFDC" w:cs="Avant Garde Demi SFDC" w:eastAsia="Avant Garde Demi SFDC" w:hAnsi="Avant Garde Demi SFDC"/>
          <w:b w:val="1"/>
          <w:color w:val="321d71"/>
          <w:sz w:val="26"/>
          <w:szCs w:val="26"/>
        </w:rPr>
        <w:drawing>
          <wp:inline distB="114300" distT="114300" distL="114300" distR="114300">
            <wp:extent cx="3176588" cy="4855930"/>
            <wp:effectExtent b="9525" l="9525" r="9525" t="9525"/>
            <wp:docPr descr="1. Verify created  work orders" id="23" name="image7.png"/>
            <a:graphic>
              <a:graphicData uri="http://schemas.openxmlformats.org/drawingml/2006/picture">
                <pic:pic>
                  <pic:nvPicPr>
                    <pic:cNvPr descr="1. Verify created  work orders" id="0" name="image7.png"/>
                    <pic:cNvPicPr preferRelativeResize="0"/>
                  </pic:nvPicPr>
                  <pic:blipFill>
                    <a:blip r:embed="rId76"/>
                    <a:srcRect b="0" l="0" r="0" t="0"/>
                    <a:stretch>
                      <a:fillRect/>
                    </a:stretch>
                  </pic:blipFill>
                  <pic:spPr>
                    <a:xfrm>
                      <a:off x="0" y="0"/>
                      <a:ext cx="3176588" cy="4855930"/>
                    </a:xfrm>
                    <a:prstGeom prst="rect"/>
                    <a:ln w="9525">
                      <a:solidFill>
                        <a:srgbClr val="F4F2F7"/>
                      </a:solidFill>
                      <a:prstDash val="solid"/>
                    </a:ln>
                  </pic:spPr>
                </pic:pic>
              </a:graphicData>
            </a:graphic>
          </wp:inline>
        </w:drawing>
      </w:r>
      <w:r w:rsidDel="00000000" w:rsidR="00000000" w:rsidRPr="00000000">
        <w:rPr>
          <w:rtl w:val="0"/>
        </w:rPr>
      </w:r>
    </w:p>
    <w:p w:rsidR="00000000" w:rsidDel="00000000" w:rsidP="00000000" w:rsidRDefault="00000000" w:rsidRPr="00000000" w14:paraId="000000D4">
      <w:pPr>
        <w:rPr>
          <w:rFonts w:ascii="Avant Garde Demi SFDC" w:cs="Avant Garde Demi SFDC" w:eastAsia="Avant Garde Demi SFDC" w:hAnsi="Avant Garde Demi SFDC"/>
          <w:b w:val="1"/>
          <w:color w:val="321d71"/>
          <w:sz w:val="34"/>
          <w:szCs w:val="34"/>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rFonts w:ascii="Avant Garde Demi SFDC" w:cs="Avant Garde Demi SFDC" w:eastAsia="Avant Garde Demi SFDC" w:hAnsi="Avant Garde Demi SFDC"/>
          <w:color w:val="321d71"/>
          <w:sz w:val="26"/>
          <w:szCs w:val="26"/>
        </w:rPr>
      </w:pPr>
      <w:r w:rsidDel="00000000" w:rsidR="00000000" w:rsidRPr="00000000">
        <w:rPr>
          <w:rFonts w:ascii="Avant Garde Demi SFDC" w:cs="Avant Garde Demi SFDC" w:eastAsia="Avant Garde Demi SFDC" w:hAnsi="Avant Garde Demi SFDC"/>
          <w:color w:val="321d71"/>
          <w:sz w:val="26"/>
          <w:szCs w:val="26"/>
          <w:rtl w:val="0"/>
        </w:rPr>
        <w:t xml:space="preserve">Congratulations on successfully completing the hands-on workshop on Product Service Campaigns in Automotive and Manufacturing Cloud!</w:t>
      </w:r>
    </w:p>
    <w:p w:rsidR="00000000" w:rsidDel="00000000" w:rsidP="00000000" w:rsidRDefault="00000000" w:rsidRPr="00000000" w14:paraId="000000D8">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D9">
      <w:pPr>
        <w:rPr>
          <w:rFonts w:ascii="Avant Garde Demi SFDC" w:cs="Avant Garde Demi SFDC" w:eastAsia="Avant Garde Demi SFDC" w:hAnsi="Avant Garde Demi SFDC"/>
          <w:color w:val="321d71"/>
          <w:sz w:val="26"/>
          <w:szCs w:val="26"/>
        </w:rPr>
      </w:pPr>
      <w:r w:rsidDel="00000000" w:rsidR="00000000" w:rsidRPr="00000000">
        <w:rPr>
          <w:rFonts w:ascii="Avant Garde Demi SFDC" w:cs="Avant Garde Demi SFDC" w:eastAsia="Avant Garde Demi SFDC" w:hAnsi="Avant Garde Demi SFDC"/>
          <w:color w:val="321d71"/>
          <w:sz w:val="26"/>
          <w:szCs w:val="26"/>
          <w:rtl w:val="0"/>
        </w:rPr>
        <w:t xml:space="preserve">Your enthusiasm, participation, and commitment to learning made this workshop a success. You have now acquired valuable skills in building data sets with Data processing engine, Building Actionable Lists, and connecting Product Service Campaigns, crucial for your work in the automotive and manufacturing industry where tackling recalls and upgrades is critical .</w:t>
      </w:r>
    </w:p>
    <w:p w:rsidR="00000000" w:rsidDel="00000000" w:rsidP="00000000" w:rsidRDefault="00000000" w:rsidRPr="00000000" w14:paraId="000000DA">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DB">
      <w:pPr>
        <w:rPr>
          <w:rFonts w:ascii="Avant Garde Demi SFDC" w:cs="Avant Garde Demi SFDC" w:eastAsia="Avant Garde Demi SFDC" w:hAnsi="Avant Garde Demi SFDC"/>
          <w:color w:val="321d71"/>
          <w:sz w:val="26"/>
          <w:szCs w:val="26"/>
        </w:rPr>
      </w:pPr>
      <w:r w:rsidDel="00000000" w:rsidR="00000000" w:rsidRPr="00000000">
        <w:rPr>
          <w:rFonts w:ascii="Avant Garde Demi SFDC" w:cs="Avant Garde Demi SFDC" w:eastAsia="Avant Garde Demi SFDC" w:hAnsi="Avant Garde Demi SFDC"/>
          <w:color w:val="321d71"/>
          <w:sz w:val="26"/>
          <w:szCs w:val="26"/>
          <w:rtl w:val="0"/>
        </w:rPr>
        <w:t xml:space="preserve">Keep experimenting with what you've learned today, and don't hesitate to leverage the additional resources provided for further exploration and mastery.</w:t>
      </w:r>
    </w:p>
    <w:p w:rsidR="00000000" w:rsidDel="00000000" w:rsidP="00000000" w:rsidRDefault="00000000" w:rsidRPr="00000000" w14:paraId="000000DC">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DD">
      <w:pPr>
        <w:rPr>
          <w:rFonts w:ascii="Avant Garde Demi SFDC" w:cs="Avant Garde Demi SFDC" w:eastAsia="Avant Garde Demi SFDC" w:hAnsi="Avant Garde Demi SFDC"/>
          <w:color w:val="321d71"/>
          <w:sz w:val="26"/>
          <w:szCs w:val="26"/>
        </w:rPr>
      </w:pPr>
      <w:r w:rsidDel="00000000" w:rsidR="00000000" w:rsidRPr="00000000">
        <w:rPr>
          <w:rFonts w:ascii="Avant Garde Demi SFDC" w:cs="Avant Garde Demi SFDC" w:eastAsia="Avant Garde Demi SFDC" w:hAnsi="Avant Garde Demi SFDC"/>
          <w:color w:val="321d71"/>
          <w:sz w:val="26"/>
          <w:szCs w:val="26"/>
          <w:rtl w:val="0"/>
        </w:rPr>
        <w:t xml:space="preserve">We look forward to seeing how you apply these new skills in your roles and contribute to your projects' success.</w:t>
      </w:r>
    </w:p>
    <w:p w:rsidR="00000000" w:rsidDel="00000000" w:rsidP="00000000" w:rsidRDefault="00000000" w:rsidRPr="00000000" w14:paraId="000000DE">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DF">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E0">
      <w:pPr>
        <w:rPr>
          <w:rFonts w:ascii="Avant Garde Demi SFDC" w:cs="Avant Garde Demi SFDC" w:eastAsia="Avant Garde Demi SFDC" w:hAnsi="Avant Garde Demi SFDC"/>
          <w:color w:val="321d71"/>
          <w:sz w:val="26"/>
          <w:szCs w:val="26"/>
        </w:rPr>
      </w:pPr>
      <w:r w:rsidDel="00000000" w:rsidR="00000000" w:rsidRPr="00000000">
        <w:rPr>
          <w:rFonts w:ascii="Avant Garde Demi SFDC" w:cs="Avant Garde Demi SFDC" w:eastAsia="Avant Garde Demi SFDC" w:hAnsi="Avant Garde Demi SFDC"/>
          <w:color w:val="321d71"/>
          <w:sz w:val="26"/>
          <w:szCs w:val="26"/>
          <w:rtl w:val="0"/>
        </w:rPr>
        <w:t xml:space="preserve">Thank you for your participation, and best wishes on your continued journey with Salesforce!</w:t>
      </w:r>
    </w:p>
    <w:p w:rsidR="00000000" w:rsidDel="00000000" w:rsidP="00000000" w:rsidRDefault="00000000" w:rsidRPr="00000000" w14:paraId="000000E1">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E2">
      <w:pPr>
        <w:rPr>
          <w:rFonts w:ascii="Avant Garde Demi SFDC" w:cs="Avant Garde Demi SFDC" w:eastAsia="Avant Garde Demi SFDC" w:hAnsi="Avant Garde Demi SFDC"/>
          <w:color w:val="321d71"/>
          <w:sz w:val="26"/>
          <w:szCs w:val="26"/>
        </w:rPr>
      </w:pPr>
      <w:r w:rsidDel="00000000" w:rsidR="00000000" w:rsidRPr="00000000">
        <w:rPr>
          <w:rFonts w:ascii="Avant Garde Demi SFDC" w:cs="Avant Garde Demi SFDC" w:eastAsia="Avant Garde Demi SFDC" w:hAnsi="Avant Garde Demi SFDC"/>
          <w:color w:val="321d71"/>
          <w:sz w:val="26"/>
          <w:szCs w:val="26"/>
          <w:rtl w:val="0"/>
        </w:rPr>
        <w:t xml:space="preserve">Warm regards,</w:t>
      </w:r>
    </w:p>
    <w:p w:rsidR="00000000" w:rsidDel="00000000" w:rsidP="00000000" w:rsidRDefault="00000000" w:rsidRPr="00000000" w14:paraId="000000E3">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E4">
      <w:pPr>
        <w:rPr>
          <w:rFonts w:ascii="Avant Garde Demi SFDC" w:cs="Avant Garde Demi SFDC" w:eastAsia="Avant Garde Demi SFDC" w:hAnsi="Avant Garde Demi SFDC"/>
          <w:color w:val="321d71"/>
          <w:sz w:val="26"/>
          <w:szCs w:val="26"/>
        </w:rPr>
      </w:pPr>
      <w:r w:rsidDel="00000000" w:rsidR="00000000" w:rsidRPr="00000000">
        <w:rPr>
          <w:rFonts w:ascii="Avant Garde Demi SFDC" w:cs="Avant Garde Demi SFDC" w:eastAsia="Avant Garde Demi SFDC" w:hAnsi="Avant Garde Demi SFDC"/>
          <w:color w:val="321d71"/>
          <w:sz w:val="26"/>
          <w:szCs w:val="26"/>
          <w:rtl w:val="0"/>
        </w:rPr>
        <w:t xml:space="preserve">August Krys &amp; Team</w:t>
      </w:r>
    </w:p>
    <w:p w:rsidR="00000000" w:rsidDel="00000000" w:rsidP="00000000" w:rsidRDefault="00000000" w:rsidRPr="00000000" w14:paraId="000000E5">
      <w:pPr>
        <w:rPr>
          <w:rFonts w:ascii="Avant Garde Demi SFDC" w:cs="Avant Garde Demi SFDC" w:eastAsia="Avant Garde Demi SFDC" w:hAnsi="Avant Garde Demi SFDC"/>
          <w:color w:val="321d71"/>
          <w:sz w:val="26"/>
          <w:szCs w:val="26"/>
        </w:rPr>
      </w:pPr>
      <w:r w:rsidDel="00000000" w:rsidR="00000000" w:rsidRPr="00000000">
        <w:rPr>
          <w:rFonts w:ascii="Avant Garde Demi SFDC" w:cs="Avant Garde Demi SFDC" w:eastAsia="Avant Garde Demi SFDC" w:hAnsi="Avant Garde Demi SFDC"/>
          <w:color w:val="321d71"/>
          <w:sz w:val="26"/>
          <w:szCs w:val="26"/>
          <w:rtl w:val="0"/>
        </w:rPr>
        <w:t xml:space="preserve">Director, Industry Solutions Architect</w:t>
      </w:r>
    </w:p>
    <w:p w:rsidR="00000000" w:rsidDel="00000000" w:rsidP="00000000" w:rsidRDefault="00000000" w:rsidRPr="00000000" w14:paraId="000000E6">
      <w:pPr>
        <w:rPr>
          <w:rFonts w:ascii="Avant Garde Demi SFDC" w:cs="Avant Garde Demi SFDC" w:eastAsia="Avant Garde Demi SFDC" w:hAnsi="Avant Garde Demi SFDC"/>
          <w:color w:val="321d71"/>
          <w:sz w:val="26"/>
          <w:szCs w:val="26"/>
        </w:rPr>
      </w:pPr>
      <w:r w:rsidDel="00000000" w:rsidR="00000000" w:rsidRPr="00000000">
        <w:rPr>
          <w:rFonts w:ascii="Avant Garde Demi SFDC" w:cs="Avant Garde Demi SFDC" w:eastAsia="Avant Garde Demi SFDC" w:hAnsi="Avant Garde Demi SFDC"/>
          <w:color w:val="321d71"/>
          <w:sz w:val="26"/>
          <w:szCs w:val="26"/>
          <w:rtl w:val="0"/>
        </w:rPr>
        <w:t xml:space="preserve">Automotive &amp; Manufacturing Cloud</w:t>
      </w:r>
    </w:p>
    <w:p w:rsidR="00000000" w:rsidDel="00000000" w:rsidP="00000000" w:rsidRDefault="00000000" w:rsidRPr="00000000" w14:paraId="000000E7">
      <w:pPr>
        <w:rPr>
          <w:rFonts w:ascii="Avant Garde Demi SFDC" w:cs="Avant Garde Demi SFDC" w:eastAsia="Avant Garde Demi SFDC" w:hAnsi="Avant Garde Demi SFDC"/>
          <w:color w:val="321d71"/>
          <w:sz w:val="26"/>
          <w:szCs w:val="26"/>
        </w:rPr>
      </w:pPr>
      <w:r w:rsidDel="00000000" w:rsidR="00000000" w:rsidRPr="00000000">
        <w:rPr>
          <w:rFonts w:ascii="Avant Garde Demi SFDC" w:cs="Avant Garde Demi SFDC" w:eastAsia="Avant Garde Demi SFDC" w:hAnsi="Avant Garde Demi SFDC"/>
          <w:color w:val="321d71"/>
          <w:sz w:val="26"/>
          <w:szCs w:val="26"/>
          <w:rtl w:val="0"/>
        </w:rPr>
        <w:t xml:space="preserve">Salesforce</w:t>
      </w:r>
    </w:p>
    <w:p w:rsidR="00000000" w:rsidDel="00000000" w:rsidP="00000000" w:rsidRDefault="00000000" w:rsidRPr="00000000" w14:paraId="000000E8">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E9">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EA">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EB">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EC">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ED">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EE">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EF">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F0">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F1">
      <w:pPr>
        <w:rPr>
          <w:rFonts w:ascii="Avant Garde Demi SFDC" w:cs="Avant Garde Demi SFDC" w:eastAsia="Avant Garde Demi SFDC" w:hAnsi="Avant Garde Demi SFDC"/>
          <w:color w:val="321d71"/>
          <w:sz w:val="26"/>
          <w:szCs w:val="26"/>
        </w:rPr>
      </w:pP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rFonts w:ascii="Avant Garde Demi SFDC" w:cs="Avant Garde Demi SFDC" w:eastAsia="Avant Garde Demi SFDC" w:hAnsi="Avant Garde Demi SFDC"/>
          <w:color w:val="321d71"/>
        </w:rPr>
      </w:pPr>
      <w:bookmarkStart w:colFirst="0" w:colLast="0" w:name="_vhh8lqixfx8i" w:id="84"/>
      <w:bookmarkEnd w:id="84"/>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jc w:val="center"/>
        <w:rPr>
          <w:rFonts w:ascii="Avant Garde Demi SFDC" w:cs="Avant Garde Demi SFDC" w:eastAsia="Avant Garde Demi SFDC" w:hAnsi="Avant Garde Demi SFDC"/>
          <w:color w:val="321d71"/>
          <w:sz w:val="74"/>
          <w:szCs w:val="74"/>
        </w:rPr>
      </w:pPr>
      <w:bookmarkStart w:colFirst="0" w:colLast="0" w:name="_642ycqr4pwe" w:id="85"/>
      <w:bookmarkEnd w:id="85"/>
      <w:r w:rsidDel="00000000" w:rsidR="00000000" w:rsidRPr="00000000">
        <w:rPr>
          <w:rFonts w:ascii="Avant Garde Demi SFDC" w:cs="Avant Garde Demi SFDC" w:eastAsia="Avant Garde Demi SFDC" w:hAnsi="Avant Garde Demi SFDC"/>
          <w:color w:val="321d71"/>
        </w:rPr>
        <mc:AlternateContent>
          <mc:Choice Requires="wpg">
            <w:drawing>
              <wp:anchor allowOverlap="1" behindDoc="0" distB="114300" distT="114300" distL="114300" distR="114300" hidden="0" layoutInCell="1" locked="0" relativeHeight="0" simplePos="0">
                <wp:simplePos x="0" y="0"/>
                <wp:positionH relativeFrom="page">
                  <wp:posOffset>-42862</wp:posOffset>
                </wp:positionH>
                <wp:positionV relativeFrom="page">
                  <wp:posOffset>247650</wp:posOffset>
                </wp:positionV>
                <wp:extent cx="6357938" cy="590550"/>
                <wp:effectExtent b="0" l="0" r="0" t="0"/>
                <wp:wrapNone/>
                <wp:docPr id="1" name=""/>
                <a:graphic>
                  <a:graphicData uri="http://schemas.microsoft.com/office/word/2010/wordprocessingShape">
                    <wps:wsp>
                      <wps:cNvSpPr/>
                      <wps:cNvPr id="2" name="Shape 2"/>
                      <wps:spPr>
                        <a:xfrm>
                          <a:off x="-70050" y="190125"/>
                          <a:ext cx="8075700" cy="790500"/>
                        </a:xfrm>
                        <a:prstGeom prst="rect">
                          <a:avLst/>
                        </a:prstGeom>
                        <a:solidFill>
                          <a:srgbClr val="C9EA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-42862</wp:posOffset>
                </wp:positionH>
                <wp:positionV relativeFrom="page">
                  <wp:posOffset>247650</wp:posOffset>
                </wp:positionV>
                <wp:extent cx="6357938" cy="590550"/>
                <wp:effectExtent b="0" l="0" r="0" t="0"/>
                <wp:wrapNone/>
                <wp:docPr id="1" name="image14.png"/>
                <a:graphic>
                  <a:graphicData uri="http://schemas.openxmlformats.org/drawingml/2006/picture">
                    <pic:pic>
                      <pic:nvPicPr>
                        <pic:cNvPr id="0" name="image14.png"/>
                        <pic:cNvPicPr preferRelativeResize="0"/>
                      </pic:nvPicPr>
                      <pic:blipFill>
                        <a:blip r:embed="rId77"/>
                        <a:srcRect/>
                        <a:stretch>
                          <a:fillRect/>
                        </a:stretch>
                      </pic:blipFill>
                      <pic:spPr>
                        <a:xfrm>
                          <a:off x="0" y="0"/>
                          <a:ext cx="6357938" cy="590550"/>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color w:val="321d71"/>
        </w:rPr>
        <w:drawing>
          <wp:anchor allowOverlap="1" behindDoc="0" distB="19050" distT="19050" distL="19050" distR="19050" hidden="0" layoutInCell="1" locked="0" relativeHeight="0" simplePos="0">
            <wp:simplePos x="0" y="0"/>
            <wp:positionH relativeFrom="page">
              <wp:posOffset>290513</wp:posOffset>
            </wp:positionH>
            <wp:positionV relativeFrom="page">
              <wp:posOffset>295275</wp:posOffset>
            </wp:positionV>
            <wp:extent cx="1909763" cy="496370"/>
            <wp:effectExtent b="0" l="0" r="0" t="0"/>
            <wp:wrapNone/>
            <wp:docPr id="58" name="image38.png"/>
            <a:graphic>
              <a:graphicData uri="http://schemas.openxmlformats.org/drawingml/2006/picture">
                <pic:pic>
                  <pic:nvPicPr>
                    <pic:cNvPr id="0" name="image38.png"/>
                    <pic:cNvPicPr preferRelativeResize="0"/>
                  </pic:nvPicPr>
                  <pic:blipFill>
                    <a:blip r:embed="rId8"/>
                    <a:srcRect b="0" l="109" r="99" t="0"/>
                    <a:stretch>
                      <a:fillRect/>
                    </a:stretch>
                  </pic:blipFill>
                  <pic:spPr>
                    <a:xfrm>
                      <a:off x="0" y="0"/>
                      <a:ext cx="1909763" cy="496370"/>
                    </a:xfrm>
                    <a:prstGeom prst="rect"/>
                    <a:ln/>
                  </pic:spPr>
                </pic:pic>
              </a:graphicData>
            </a:graphic>
          </wp:anchor>
        </w:drawing>
      </w:r>
      <w:r w:rsidDel="00000000" w:rsidR="00000000" w:rsidRPr="00000000">
        <w:rPr>
          <w:rFonts w:ascii="Avant Garde Demi SFDC" w:cs="Avant Garde Demi SFDC" w:eastAsia="Avant Garde Demi SFDC" w:hAnsi="Avant Garde Demi SFDC"/>
          <w:color w:val="321d71"/>
        </w:rPr>
        <mc:AlternateContent>
          <mc:Choice Requires="wpg">
            <w:drawing>
              <wp:anchor allowOverlap="1" behindDoc="1" distB="114300" distT="114300" distL="114300" distR="114300" hidden="0" layoutInCell="1" locked="0" relativeHeight="0" simplePos="0">
                <wp:simplePos x="0" y="0"/>
                <wp:positionH relativeFrom="page">
                  <wp:posOffset>7043738</wp:posOffset>
                </wp:positionH>
                <wp:positionV relativeFrom="page">
                  <wp:posOffset>838200</wp:posOffset>
                </wp:positionV>
                <wp:extent cx="722376" cy="594360"/>
                <wp:effectExtent b="0" l="0" r="0" t="0"/>
                <wp:wrapNone/>
                <wp:docPr id="5" name=""/>
                <a:graphic>
                  <a:graphicData uri="http://schemas.microsoft.com/office/word/2010/wordprocessingShape">
                    <wps:wsp>
                      <wps:cNvSpPr/>
                      <wps:cNvPr id="6" name="Shape 6"/>
                      <wps:spPr>
                        <a:xfrm>
                          <a:off x="3102200" y="470325"/>
                          <a:ext cx="800700" cy="710400"/>
                        </a:xfrm>
                        <a:prstGeom prst="rect">
                          <a:avLst/>
                        </a:prstGeom>
                        <a:solidFill>
                          <a:srgbClr val="FCC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7043738</wp:posOffset>
                </wp:positionH>
                <wp:positionV relativeFrom="page">
                  <wp:posOffset>838200</wp:posOffset>
                </wp:positionV>
                <wp:extent cx="722376" cy="594360"/>
                <wp:effectExtent b="0" l="0" r="0" t="0"/>
                <wp:wrapNone/>
                <wp:docPr id="5" name="image28.png"/>
                <a:graphic>
                  <a:graphicData uri="http://schemas.openxmlformats.org/drawingml/2006/picture">
                    <pic:pic>
                      <pic:nvPicPr>
                        <pic:cNvPr id="0" name="image28.png"/>
                        <pic:cNvPicPr preferRelativeResize="0"/>
                      </pic:nvPicPr>
                      <pic:blipFill>
                        <a:blip r:embed="rId78"/>
                        <a:srcRect/>
                        <a:stretch>
                          <a:fillRect/>
                        </a:stretch>
                      </pic:blipFill>
                      <pic:spPr>
                        <a:xfrm>
                          <a:off x="0" y="0"/>
                          <a:ext cx="722376" cy="594360"/>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color w:val="321d71"/>
        </w:rPr>
        <mc:AlternateContent>
          <mc:Choice Requires="wpg">
            <w:drawing>
              <wp:anchor allowOverlap="1" behindDoc="1" distB="114300" distT="114300" distL="114300" distR="114300" hidden="0" layoutInCell="1" locked="0" relativeHeight="0" simplePos="0">
                <wp:simplePos x="0" y="0"/>
                <wp:positionH relativeFrom="page">
                  <wp:posOffset>6215063</wp:posOffset>
                </wp:positionH>
                <wp:positionV relativeFrom="page">
                  <wp:posOffset>838200</wp:posOffset>
                </wp:positionV>
                <wp:extent cx="1552575" cy="1522525"/>
                <wp:effectExtent b="0" l="0" r="0" t="0"/>
                <wp:wrapNone/>
                <wp:docPr id="6" name=""/>
                <a:graphic>
                  <a:graphicData uri="http://schemas.microsoft.com/office/word/2010/wordprocessingShape">
                    <wps:wsp>
                      <wps:cNvSpPr/>
                      <wps:cNvPr id="7" name="Shape 7"/>
                      <wps:spPr>
                        <a:xfrm>
                          <a:off x="3372400" y="620450"/>
                          <a:ext cx="1050900" cy="1040700"/>
                        </a:xfrm>
                        <a:prstGeom prst="ellipse">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6215063</wp:posOffset>
                </wp:positionH>
                <wp:positionV relativeFrom="page">
                  <wp:posOffset>838200</wp:posOffset>
                </wp:positionV>
                <wp:extent cx="1552575" cy="1522525"/>
                <wp:effectExtent b="0" l="0" r="0" t="0"/>
                <wp:wrapNone/>
                <wp:docPr id="6" name="image57.png"/>
                <a:graphic>
                  <a:graphicData uri="http://schemas.openxmlformats.org/drawingml/2006/picture">
                    <pic:pic>
                      <pic:nvPicPr>
                        <pic:cNvPr id="0" name="image57.png"/>
                        <pic:cNvPicPr preferRelativeResize="0"/>
                      </pic:nvPicPr>
                      <pic:blipFill>
                        <a:blip r:embed="rId79"/>
                        <a:srcRect/>
                        <a:stretch>
                          <a:fillRect/>
                        </a:stretch>
                      </pic:blipFill>
                      <pic:spPr>
                        <a:xfrm>
                          <a:off x="0" y="0"/>
                          <a:ext cx="1552575" cy="1522525"/>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color w:val="321d71"/>
        </w:rPr>
        <mc:AlternateContent>
          <mc:Choice Requires="wpg">
            <w:drawing>
              <wp:anchor allowOverlap="1" behindDoc="0" distB="114300" distT="114300" distL="114300" distR="114300" hidden="0" layoutInCell="1" locked="0" relativeHeight="0" simplePos="0">
                <wp:simplePos x="0" y="0"/>
                <wp:positionH relativeFrom="page">
                  <wp:posOffset>6319838</wp:posOffset>
                </wp:positionH>
                <wp:positionV relativeFrom="page">
                  <wp:posOffset>247650</wp:posOffset>
                </wp:positionV>
                <wp:extent cx="723900" cy="590550"/>
                <wp:effectExtent b="0" l="0" r="0" t="0"/>
                <wp:wrapNone/>
                <wp:docPr id="3" name=""/>
                <a:graphic>
                  <a:graphicData uri="http://schemas.microsoft.com/office/word/2010/wordprocessingShape">
                    <wps:wsp>
                      <wps:cNvSpPr/>
                      <wps:cNvPr id="4" name="Shape 4"/>
                      <wps:spPr>
                        <a:xfrm>
                          <a:off x="2301625" y="470325"/>
                          <a:ext cx="1080900" cy="830700"/>
                        </a:xfrm>
                        <a:prstGeom prst="rect">
                          <a:avLst/>
                        </a:prstGeom>
                        <a:solidFill>
                          <a:srgbClr val="06E1CB"/>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6319838</wp:posOffset>
                </wp:positionH>
                <wp:positionV relativeFrom="page">
                  <wp:posOffset>247650</wp:posOffset>
                </wp:positionV>
                <wp:extent cx="723900" cy="590550"/>
                <wp:effectExtent b="0" l="0" r="0" t="0"/>
                <wp:wrapNone/>
                <wp:docPr id="3" name="image16.png"/>
                <a:graphic>
                  <a:graphicData uri="http://schemas.openxmlformats.org/drawingml/2006/picture">
                    <pic:pic>
                      <pic:nvPicPr>
                        <pic:cNvPr id="0" name="image16.png"/>
                        <pic:cNvPicPr preferRelativeResize="0"/>
                      </pic:nvPicPr>
                      <pic:blipFill>
                        <a:blip r:embed="rId80"/>
                        <a:srcRect/>
                        <a:stretch>
                          <a:fillRect/>
                        </a:stretch>
                      </pic:blipFill>
                      <pic:spPr>
                        <a:xfrm>
                          <a:off x="0" y="0"/>
                          <a:ext cx="723900" cy="590550"/>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color w:val="321d71"/>
        </w:rPr>
        <w:drawing>
          <wp:anchor allowOverlap="1" behindDoc="0" distB="19050" distT="19050" distL="19050" distR="19050" hidden="0" layoutInCell="1" locked="0" relativeHeight="0" simplePos="0">
            <wp:simplePos x="0" y="0"/>
            <wp:positionH relativeFrom="page">
              <wp:posOffset>6319838</wp:posOffset>
            </wp:positionH>
            <wp:positionV relativeFrom="page">
              <wp:posOffset>247650</wp:posOffset>
            </wp:positionV>
            <wp:extent cx="719138" cy="590550"/>
            <wp:effectExtent b="0" l="0" r="0" t="0"/>
            <wp:wrapNone/>
            <wp:docPr id="12" name="image1.png"/>
            <a:graphic>
              <a:graphicData uri="http://schemas.openxmlformats.org/drawingml/2006/picture">
                <pic:pic>
                  <pic:nvPicPr>
                    <pic:cNvPr id="0" name="image1.png"/>
                    <pic:cNvPicPr preferRelativeResize="0"/>
                  </pic:nvPicPr>
                  <pic:blipFill>
                    <a:blip r:embed="rId12"/>
                    <a:srcRect b="23832" l="0" r="0" t="0"/>
                    <a:stretch>
                      <a:fillRect/>
                    </a:stretch>
                  </pic:blipFill>
                  <pic:spPr>
                    <a:xfrm>
                      <a:off x="0" y="0"/>
                      <a:ext cx="719138" cy="590550"/>
                    </a:xfrm>
                    <a:prstGeom prst="rect"/>
                    <a:ln/>
                  </pic:spPr>
                </pic:pic>
              </a:graphicData>
            </a:graphic>
          </wp:anchor>
        </w:drawing>
      </w:r>
      <w:r w:rsidDel="00000000" w:rsidR="00000000" w:rsidRPr="00000000">
        <w:rPr>
          <w:rFonts w:ascii="Avant Garde Demi SFDC" w:cs="Avant Garde Demi SFDC" w:eastAsia="Avant Garde Demi SFDC" w:hAnsi="Avant Garde Demi SFDC"/>
          <w:color w:val="321d71"/>
        </w:rPr>
        <mc:AlternateContent>
          <mc:Choice Requires="wpg">
            <w:drawing>
              <wp:anchor allowOverlap="1" behindDoc="0" distB="114300" distT="114300" distL="114300" distR="114300" hidden="0" layoutInCell="1" locked="0" relativeHeight="0" simplePos="0">
                <wp:simplePos x="0" y="0"/>
                <wp:positionH relativeFrom="page">
                  <wp:posOffset>7043738</wp:posOffset>
                </wp:positionH>
                <wp:positionV relativeFrom="page">
                  <wp:posOffset>247650</wp:posOffset>
                </wp:positionV>
                <wp:extent cx="723900" cy="590550"/>
                <wp:effectExtent b="0" l="0" r="0" t="0"/>
                <wp:wrapNone/>
                <wp:docPr id="7" name=""/>
                <a:graphic>
                  <a:graphicData uri="http://schemas.microsoft.com/office/word/2010/wordprocessingShape">
                    <wps:wsp>
                      <wps:cNvSpPr/>
                      <wps:cNvPr id="5" name="Shape 5"/>
                      <wps:spPr>
                        <a:xfrm>
                          <a:off x="3252300" y="640450"/>
                          <a:ext cx="1130700" cy="790500"/>
                        </a:xfrm>
                        <a:prstGeom prst="rect">
                          <a:avLst/>
                        </a:prstGeom>
                        <a:solidFill>
                          <a:srgbClr val="FCC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7043738</wp:posOffset>
                </wp:positionH>
                <wp:positionV relativeFrom="page">
                  <wp:posOffset>247650</wp:posOffset>
                </wp:positionV>
                <wp:extent cx="723900" cy="590550"/>
                <wp:effectExtent b="0" l="0" r="0" t="0"/>
                <wp:wrapNone/>
                <wp:docPr id="7" name="image68.png"/>
                <a:graphic>
                  <a:graphicData uri="http://schemas.openxmlformats.org/drawingml/2006/picture">
                    <pic:pic>
                      <pic:nvPicPr>
                        <pic:cNvPr id="0" name="image68.png"/>
                        <pic:cNvPicPr preferRelativeResize="0"/>
                      </pic:nvPicPr>
                      <pic:blipFill>
                        <a:blip r:embed="rId81"/>
                        <a:srcRect/>
                        <a:stretch>
                          <a:fillRect/>
                        </a:stretch>
                      </pic:blipFill>
                      <pic:spPr>
                        <a:xfrm>
                          <a:off x="0" y="0"/>
                          <a:ext cx="723900" cy="590550"/>
                        </a:xfrm>
                        <a:prstGeom prst="rect"/>
                        <a:ln/>
                      </pic:spPr>
                    </pic:pic>
                  </a:graphicData>
                </a:graphic>
              </wp:anchor>
            </w:drawing>
          </mc:Fallback>
        </mc:AlternateContent>
      </w:r>
      <w:r w:rsidDel="00000000" w:rsidR="00000000" w:rsidRPr="00000000">
        <w:rPr>
          <w:rFonts w:ascii="Avant Garde Demi SFDC" w:cs="Avant Garde Demi SFDC" w:eastAsia="Avant Garde Demi SFDC" w:hAnsi="Avant Garde Demi SFDC"/>
          <w:color w:val="321d71"/>
          <w:sz w:val="74"/>
          <w:szCs w:val="74"/>
          <w:rtl w:val="0"/>
        </w:rPr>
        <w:t xml:space="preserve">Want to learn more? </w:t>
      </w:r>
    </w:p>
    <w:p w:rsidR="00000000" w:rsidDel="00000000" w:rsidP="00000000" w:rsidRDefault="00000000" w:rsidRPr="00000000" w14:paraId="000000F8">
      <w:pPr>
        <w:keepNext w:val="0"/>
        <w:keepLines w:val="0"/>
        <w:spacing w:before="480" w:lineRule="auto"/>
        <w:ind w:left="1620" w:right="1800" w:firstLine="0"/>
        <w:rPr>
          <w:rFonts w:ascii="Avant Garde Demi SFDC" w:cs="Avant Garde Demi SFDC" w:eastAsia="Avant Garde Demi SFDC" w:hAnsi="Avant Garde Demi SFDC"/>
          <w:sz w:val="24"/>
          <w:szCs w:val="24"/>
        </w:rPr>
      </w:pPr>
      <w:r w:rsidDel="00000000" w:rsidR="00000000" w:rsidRPr="00000000">
        <w:rPr>
          <w:rFonts w:ascii="Avant Garde Demi SFDC" w:cs="Avant Garde Demi SFDC" w:eastAsia="Avant Garde Demi SFDC" w:hAnsi="Avant Garde Demi SFDC"/>
          <w:sz w:val="24"/>
          <w:szCs w:val="24"/>
          <w:rtl w:val="0"/>
        </w:rPr>
        <w:t xml:space="preserve">As the capabilities of Salesforce Connected assets and vehicles continue to expand, Salesforce is providing a growing set of enablement offerings to help customers maximize the value of the industries. A wide range of resources are now available to learn more about getting started with connected and utilizing its advanced features such as context service to bring the power of external data , CRM data and AI in a single Platform.</w:t>
      </w:r>
    </w:p>
    <w:p w:rsidR="00000000" w:rsidDel="00000000" w:rsidP="00000000" w:rsidRDefault="00000000" w:rsidRPr="00000000" w14:paraId="000000F9">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FA">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FB">
      <w:pPr>
        <w:ind w:left="1350" w:firstLine="0"/>
        <w:rPr>
          <w:rFonts w:ascii="Avant Garde Demi SFDC" w:cs="Avant Garde Demi SFDC" w:eastAsia="Avant Garde Demi SFDC" w:hAnsi="Avant Garde Demi SFDC"/>
          <w:b w:val="1"/>
          <w:color w:val="321d71"/>
          <w:sz w:val="24"/>
          <w:szCs w:val="24"/>
          <w:highlight w:val="white"/>
        </w:rPr>
      </w:pPr>
      <w:r w:rsidDel="00000000" w:rsidR="00000000" w:rsidRPr="00000000">
        <w:rPr>
          <w:rFonts w:ascii="Avant Garde Demi SFDC" w:cs="Avant Garde Demi SFDC" w:eastAsia="Avant Garde Demi SFDC" w:hAnsi="Avant Garde Demi SFDC"/>
          <w:color w:val="321d71"/>
          <w:sz w:val="36"/>
          <w:szCs w:val="36"/>
        </w:rPr>
        <w:drawing>
          <wp:anchor allowOverlap="1" behindDoc="0" distB="19050" distT="19050" distL="19050" distR="19050" hidden="0" layoutInCell="1" locked="0" relativeHeight="0" simplePos="0">
            <wp:simplePos x="0" y="0"/>
            <wp:positionH relativeFrom="page">
              <wp:posOffset>4419600</wp:posOffset>
            </wp:positionH>
            <wp:positionV relativeFrom="page">
              <wp:posOffset>4392931</wp:posOffset>
            </wp:positionV>
            <wp:extent cx="294895" cy="294895"/>
            <wp:effectExtent b="0" l="0" r="0" t="0"/>
            <wp:wrapNone/>
            <wp:docPr id="62" name="image59.png"/>
            <a:graphic>
              <a:graphicData uri="http://schemas.openxmlformats.org/drawingml/2006/picture">
                <pic:pic>
                  <pic:nvPicPr>
                    <pic:cNvPr id="0" name="image59.png"/>
                    <pic:cNvPicPr preferRelativeResize="0"/>
                  </pic:nvPicPr>
                  <pic:blipFill>
                    <a:blip r:embed="rId82"/>
                    <a:srcRect b="0" l="0" r="0" t="0"/>
                    <a:stretch>
                      <a:fillRect/>
                    </a:stretch>
                  </pic:blipFill>
                  <pic:spPr>
                    <a:xfrm>
                      <a:off x="0" y="0"/>
                      <a:ext cx="294895" cy="294895"/>
                    </a:xfrm>
                    <a:prstGeom prst="rect"/>
                    <a:ln/>
                  </pic:spPr>
                </pic:pic>
              </a:graphicData>
            </a:graphic>
          </wp:anchor>
        </w:drawing>
      </w:r>
      <w:r w:rsidDel="00000000" w:rsidR="00000000" w:rsidRPr="00000000">
        <w:rPr>
          <w:rFonts w:ascii="Avant Garde Demi SFDC" w:cs="Avant Garde Demi SFDC" w:eastAsia="Avant Garde Demi SFDC" w:hAnsi="Avant Garde Demi SFDC"/>
          <w:color w:val="321d71"/>
          <w:sz w:val="36"/>
          <w:szCs w:val="36"/>
          <w:rtl w:val="0"/>
        </w:rPr>
        <w:t xml:space="preserve">Trailhead</w:t>
        <w:tab/>
        <w:tab/>
        <w:t xml:space="preserve">Manufacturing</w:t>
        <w:tab/>
        <w:tab/>
        <w:t xml:space="preserve">Automotive</w:t>
        <w:br w:type="textWrapping"/>
      </w:r>
      <w:r w:rsidDel="00000000" w:rsidR="00000000" w:rsidRPr="00000000">
        <w:rPr>
          <w:rFonts w:ascii="Avant Garde Demi SFDC" w:cs="Avant Garde Demi SFDC" w:eastAsia="Avant Garde Demi SFDC" w:hAnsi="Avant Garde Demi SFDC"/>
          <w:color w:val="321d71"/>
          <w:sz w:val="36"/>
          <w:szCs w:val="36"/>
        </w:rPr>
        <w:drawing>
          <wp:anchor allowOverlap="1" behindDoc="0" distB="114300" distT="114300" distL="114300" distR="114300" hidden="0" layoutInCell="1" locked="0" relativeHeight="0" simplePos="0">
            <wp:simplePos x="0" y="0"/>
            <wp:positionH relativeFrom="page">
              <wp:posOffset>5229225</wp:posOffset>
            </wp:positionH>
            <wp:positionV relativeFrom="page">
              <wp:posOffset>4616768</wp:posOffset>
            </wp:positionV>
            <wp:extent cx="1554480" cy="1554480"/>
            <wp:effectExtent b="0" l="0" r="0" t="0"/>
            <wp:wrapNone/>
            <wp:docPr id="41" name="image25.png"/>
            <a:graphic>
              <a:graphicData uri="http://schemas.openxmlformats.org/drawingml/2006/picture">
                <pic:pic>
                  <pic:nvPicPr>
                    <pic:cNvPr id="0" name="image25.png"/>
                    <pic:cNvPicPr preferRelativeResize="0"/>
                  </pic:nvPicPr>
                  <pic:blipFill>
                    <a:blip r:embed="rId83"/>
                    <a:srcRect b="0" l="0" r="0" t="0"/>
                    <a:stretch>
                      <a:fillRect/>
                    </a:stretch>
                  </pic:blipFill>
                  <pic:spPr>
                    <a:xfrm>
                      <a:off x="0" y="0"/>
                      <a:ext cx="1554480" cy="1554480"/>
                    </a:xfrm>
                    <a:prstGeom prst="rect"/>
                    <a:ln/>
                  </pic:spPr>
                </pic:pic>
              </a:graphicData>
            </a:graphic>
          </wp:anchor>
        </w:drawing>
      </w:r>
      <w:r w:rsidDel="00000000" w:rsidR="00000000" w:rsidRPr="00000000">
        <w:rPr>
          <w:rFonts w:ascii="Avant Garde Demi SFDC" w:cs="Avant Garde Demi SFDC" w:eastAsia="Avant Garde Demi SFDC" w:hAnsi="Avant Garde Demi SFDC"/>
          <w:color w:val="321d71"/>
          <w:sz w:val="36"/>
          <w:szCs w:val="36"/>
        </w:rPr>
        <w:drawing>
          <wp:anchor allowOverlap="1" behindDoc="0" distB="114300" distT="114300" distL="114300" distR="114300" hidden="0" layoutInCell="1" locked="0" relativeHeight="0" simplePos="0">
            <wp:simplePos x="0" y="0"/>
            <wp:positionH relativeFrom="page">
              <wp:posOffset>2990850</wp:posOffset>
            </wp:positionH>
            <wp:positionV relativeFrom="page">
              <wp:posOffset>4616768</wp:posOffset>
            </wp:positionV>
            <wp:extent cx="1554480" cy="1554480"/>
            <wp:effectExtent b="0" l="0" r="0" t="0"/>
            <wp:wrapNone/>
            <wp:docPr id="52" name="image53.png"/>
            <a:graphic>
              <a:graphicData uri="http://schemas.openxmlformats.org/drawingml/2006/picture">
                <pic:pic>
                  <pic:nvPicPr>
                    <pic:cNvPr id="0" name="image53.png"/>
                    <pic:cNvPicPr preferRelativeResize="0"/>
                  </pic:nvPicPr>
                  <pic:blipFill>
                    <a:blip r:embed="rId84"/>
                    <a:srcRect b="0" l="0" r="0" t="0"/>
                    <a:stretch>
                      <a:fillRect/>
                    </a:stretch>
                  </pic:blipFill>
                  <pic:spPr>
                    <a:xfrm>
                      <a:off x="0" y="0"/>
                      <a:ext cx="1554480" cy="1554480"/>
                    </a:xfrm>
                    <a:prstGeom prst="rect"/>
                    <a:ln/>
                  </pic:spPr>
                </pic:pic>
              </a:graphicData>
            </a:graphic>
          </wp:anchor>
        </w:drawing>
      </w:r>
      <w:r w:rsidDel="00000000" w:rsidR="00000000" w:rsidRPr="00000000">
        <w:rPr>
          <w:rFonts w:ascii="Avant Garde Demi SFDC" w:cs="Avant Garde Demi SFDC" w:eastAsia="Avant Garde Demi SFDC" w:hAnsi="Avant Garde Demi SFDC"/>
          <w:color w:val="321d71"/>
          <w:sz w:val="36"/>
          <w:szCs w:val="36"/>
        </w:rPr>
        <w:drawing>
          <wp:anchor allowOverlap="1" behindDoc="0" distB="19050" distT="19050" distL="19050" distR="19050" hidden="0" layoutInCell="1" locked="0" relativeHeight="0" simplePos="0">
            <wp:simplePos x="0" y="0"/>
            <wp:positionH relativeFrom="page">
              <wp:posOffset>6715125</wp:posOffset>
            </wp:positionH>
            <wp:positionV relativeFrom="page">
              <wp:posOffset>4407218</wp:posOffset>
            </wp:positionV>
            <wp:extent cx="261938" cy="261938"/>
            <wp:effectExtent b="0" l="0" r="0" t="0"/>
            <wp:wrapNone/>
            <wp:docPr id="49" name="image40.png"/>
            <a:graphic>
              <a:graphicData uri="http://schemas.openxmlformats.org/drawingml/2006/picture">
                <pic:pic>
                  <pic:nvPicPr>
                    <pic:cNvPr id="0" name="image40.png"/>
                    <pic:cNvPicPr preferRelativeResize="0"/>
                  </pic:nvPicPr>
                  <pic:blipFill>
                    <a:blip r:embed="rId85"/>
                    <a:srcRect b="0" l="0" r="0" t="0"/>
                    <a:stretch>
                      <a:fillRect/>
                    </a:stretch>
                  </pic:blipFill>
                  <pic:spPr>
                    <a:xfrm>
                      <a:off x="0" y="0"/>
                      <a:ext cx="261938" cy="261938"/>
                    </a:xfrm>
                    <a:prstGeom prst="rect"/>
                    <a:ln/>
                  </pic:spPr>
                </pic:pic>
              </a:graphicData>
            </a:graphic>
          </wp:anchor>
        </w:drawing>
      </w:r>
      <w:r w:rsidDel="00000000" w:rsidR="00000000" w:rsidRPr="00000000">
        <w:rPr>
          <w:rFonts w:ascii="Avant Garde Demi SFDC" w:cs="Avant Garde Demi SFDC" w:eastAsia="Avant Garde Demi SFDC" w:hAnsi="Avant Garde Demi SFDC"/>
          <w:color w:val="321d71"/>
          <w:sz w:val="36"/>
          <w:szCs w:val="36"/>
        </w:rPr>
        <w:drawing>
          <wp:anchor allowOverlap="1" behindDoc="0" distB="114300" distT="114300" distL="114300" distR="114300" hidden="0" layoutInCell="1" locked="0" relativeHeight="0" simplePos="0">
            <wp:simplePos x="0" y="0"/>
            <wp:positionH relativeFrom="page">
              <wp:posOffset>942975</wp:posOffset>
            </wp:positionH>
            <wp:positionV relativeFrom="page">
              <wp:posOffset>4616768</wp:posOffset>
            </wp:positionV>
            <wp:extent cx="1552575" cy="1552575"/>
            <wp:effectExtent b="0" l="0" r="0" t="0"/>
            <wp:wrapNone/>
            <wp:docPr id="61" name="image54.png"/>
            <a:graphic>
              <a:graphicData uri="http://schemas.openxmlformats.org/drawingml/2006/picture">
                <pic:pic>
                  <pic:nvPicPr>
                    <pic:cNvPr id="0" name="image54.png"/>
                    <pic:cNvPicPr preferRelativeResize="0"/>
                  </pic:nvPicPr>
                  <pic:blipFill>
                    <a:blip r:embed="rId86"/>
                    <a:srcRect b="0" l="0" r="0" t="0"/>
                    <a:stretch>
                      <a:fillRect/>
                    </a:stretch>
                  </pic:blipFill>
                  <pic:spPr>
                    <a:xfrm>
                      <a:off x="0" y="0"/>
                      <a:ext cx="1552575" cy="1552575"/>
                    </a:xfrm>
                    <a:prstGeom prst="rect"/>
                    <a:ln/>
                  </pic:spPr>
                </pic:pic>
              </a:graphicData>
            </a:graphic>
          </wp:anchor>
        </w:drawing>
      </w:r>
      <w:r w:rsidDel="00000000" w:rsidR="00000000" w:rsidRPr="00000000">
        <w:rPr>
          <w:rFonts w:ascii="Avant Garde Demi SFDC" w:cs="Avant Garde Demi SFDC" w:eastAsia="Avant Garde Demi SFDC" w:hAnsi="Avant Garde Demi SFDC"/>
          <w:color w:val="321d71"/>
          <w:sz w:val="36"/>
          <w:szCs w:val="36"/>
          <w:rtl w:val="0"/>
        </w:rPr>
        <w:t xml:space="preserve">Trailmix</w:t>
        <w:tab/>
        <w:tab/>
        <w:tab/>
        <w:t xml:space="preserve">Learning Trial</w:t>
        <w:tab/>
        <w:tab/>
        <w:t xml:space="preserve">Learning Trial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238125</wp:posOffset>
            </wp:positionV>
            <wp:extent cx="438150" cy="438150"/>
            <wp:effectExtent b="0" l="0" r="0" t="0"/>
            <wp:wrapNone/>
            <wp:docPr id="86" name="image73.png"/>
            <a:graphic>
              <a:graphicData uri="http://schemas.openxmlformats.org/drawingml/2006/picture">
                <pic:pic>
                  <pic:nvPicPr>
                    <pic:cNvPr id="0" name="image73.png"/>
                    <pic:cNvPicPr preferRelativeResize="0"/>
                  </pic:nvPicPr>
                  <pic:blipFill>
                    <a:blip r:embed="rId87"/>
                    <a:srcRect b="0" l="0" r="0" t="0"/>
                    <a:stretch>
                      <a:fillRect/>
                    </a:stretch>
                  </pic:blipFill>
                  <pic:spPr>
                    <a:xfrm>
                      <a:off x="0" y="0"/>
                      <a:ext cx="438150" cy="438150"/>
                    </a:xfrm>
                    <a:prstGeom prst="rect"/>
                    <a:ln/>
                  </pic:spPr>
                </pic:pic>
              </a:graphicData>
            </a:graphic>
          </wp:anchor>
        </w:drawing>
      </w:r>
    </w:p>
    <w:p w:rsidR="00000000" w:rsidDel="00000000" w:rsidP="00000000" w:rsidRDefault="00000000" w:rsidRPr="00000000" w14:paraId="000000FC">
      <w:pPr>
        <w:numPr>
          <w:ilvl w:val="0"/>
          <w:numId w:val="1"/>
        </w:numPr>
        <w:pBdr>
          <w:top w:color="auto" w:space="0" w:sz="0" w:val="none"/>
          <w:bottom w:color="auto" w:space="0" w:sz="0" w:val="none"/>
          <w:between w:color="auto" w:space="0" w:sz="0" w:val="none"/>
        </w:pBdr>
        <w:spacing w:line="420" w:lineRule="auto"/>
        <w:ind w:left="720" w:hanging="360"/>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FD">
      <w:pPr>
        <w:numPr>
          <w:ilvl w:val="0"/>
          <w:numId w:val="1"/>
        </w:numPr>
        <w:pBdr>
          <w:top w:color="auto" w:space="0" w:sz="0" w:val="none"/>
          <w:bottom w:color="auto" w:space="0" w:sz="0" w:val="none"/>
          <w:between w:color="auto" w:space="0" w:sz="0" w:val="none"/>
        </w:pBdr>
        <w:spacing w:line="420" w:lineRule="auto"/>
        <w:ind w:left="720" w:hanging="360"/>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FE">
      <w:pPr>
        <w:numPr>
          <w:ilvl w:val="0"/>
          <w:numId w:val="1"/>
        </w:numPr>
        <w:pBdr>
          <w:top w:color="auto" w:space="0" w:sz="0" w:val="none"/>
          <w:bottom w:color="auto" w:space="0" w:sz="0" w:val="none"/>
          <w:between w:color="auto" w:space="0" w:sz="0" w:val="none"/>
        </w:pBdr>
        <w:spacing w:line="420" w:lineRule="auto"/>
        <w:ind w:left="720" w:hanging="360"/>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0FF">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100">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101">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102">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103">
      <w:pPr>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Pr>
        <w:drawing>
          <wp:anchor allowOverlap="1" behindDoc="1" distB="114300" distT="114300" distL="114300" distR="114300" hidden="0" layoutInCell="1" locked="0" relativeHeight="0" simplePos="0">
            <wp:simplePos x="0" y="0"/>
            <wp:positionH relativeFrom="page">
              <wp:posOffset>4108450</wp:posOffset>
            </wp:positionH>
            <wp:positionV relativeFrom="page">
              <wp:posOffset>5482637</wp:posOffset>
            </wp:positionV>
            <wp:extent cx="4022914" cy="4300538"/>
            <wp:effectExtent b="0" l="0" r="0" t="0"/>
            <wp:wrapNone/>
            <wp:docPr id="7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4022914" cy="4300538"/>
                    </a:xfrm>
                    <a:prstGeom prst="rect"/>
                    <a:ln/>
                  </pic:spPr>
                </pic:pic>
              </a:graphicData>
            </a:graphic>
          </wp:anchor>
        </w:drawing>
      </w:r>
      <w:r w:rsidDel="00000000" w:rsidR="00000000" w:rsidRPr="00000000">
        <w:rPr>
          <w:rtl w:val="0"/>
        </w:rPr>
      </w:r>
    </w:p>
    <w:p w:rsidR="00000000" w:rsidDel="00000000" w:rsidP="00000000" w:rsidRDefault="00000000" w:rsidRPr="00000000" w14:paraId="00000104">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105">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106">
      <w:pPr>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Pr>
        <w:drawing>
          <wp:anchor allowOverlap="1" behindDoc="1" distB="114300" distT="114300" distL="114300" distR="114300" hidden="0" layoutInCell="1" locked="0" relativeHeight="0" simplePos="0">
            <wp:simplePos x="0" y="0"/>
            <wp:positionH relativeFrom="page">
              <wp:posOffset>3027363</wp:posOffset>
            </wp:positionH>
            <wp:positionV relativeFrom="page">
              <wp:posOffset>6442075</wp:posOffset>
            </wp:positionV>
            <wp:extent cx="4622659" cy="3741738"/>
            <wp:effectExtent b="0" l="0" r="0" t="0"/>
            <wp:wrapNone/>
            <wp:docPr id="3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622659" cy="3741738"/>
                    </a:xfrm>
                    <a:prstGeom prst="rect"/>
                    <a:ln/>
                  </pic:spPr>
                </pic:pic>
              </a:graphicData>
            </a:graphic>
          </wp:anchor>
        </w:drawing>
      </w:r>
      <w:r w:rsidDel="00000000" w:rsidR="00000000" w:rsidRPr="00000000">
        <w:rPr>
          <w:rtl w:val="0"/>
        </w:rPr>
      </w:r>
    </w:p>
    <w:p w:rsidR="00000000" w:rsidDel="00000000" w:rsidP="00000000" w:rsidRDefault="00000000" w:rsidRPr="00000000" w14:paraId="00000107">
      <w:pPr>
        <w:rPr>
          <w:rFonts w:ascii="Avant Garde Demi SFDC" w:cs="Avant Garde Demi SFDC" w:eastAsia="Avant Garde Demi SFDC" w:hAnsi="Avant Garde Demi SFDC"/>
          <w:color w:val="321d71"/>
        </w:rPr>
      </w:pPr>
      <w:r w:rsidDel="00000000" w:rsidR="00000000" w:rsidRPr="00000000">
        <w:rPr>
          <w:rFonts w:ascii="Avant Garde Demi SFDC" w:cs="Avant Garde Demi SFDC" w:eastAsia="Avant Garde Demi SFDC" w:hAnsi="Avant Garde Demi SFDC"/>
          <w:color w:val="321d71"/>
        </w:rPr>
        <w:drawing>
          <wp:anchor allowOverlap="1" behindDoc="0" distB="114300" distT="114300" distL="114300" distR="114300" hidden="0" layoutInCell="1" locked="0" relativeHeight="0" simplePos="0">
            <wp:simplePos x="0" y="0"/>
            <wp:positionH relativeFrom="page">
              <wp:posOffset>2006600</wp:posOffset>
            </wp:positionH>
            <wp:positionV relativeFrom="page">
              <wp:posOffset>6667912</wp:posOffset>
            </wp:positionV>
            <wp:extent cx="3275600" cy="3275600"/>
            <wp:effectExtent b="0" l="0" r="0" t="0"/>
            <wp:wrapNone/>
            <wp:docPr id="7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3275600" cy="3275600"/>
                    </a:xfrm>
                    <a:prstGeom prst="rect"/>
                    <a:ln/>
                  </pic:spPr>
                </pic:pic>
              </a:graphicData>
            </a:graphic>
          </wp:anchor>
        </w:drawing>
      </w:r>
      <w:r w:rsidDel="00000000" w:rsidR="00000000" w:rsidRPr="00000000">
        <w:rPr>
          <w:rtl w:val="0"/>
        </w:rPr>
      </w:r>
    </w:p>
    <w:p w:rsidR="00000000" w:rsidDel="00000000" w:rsidP="00000000" w:rsidRDefault="00000000" w:rsidRPr="00000000" w14:paraId="00000108">
      <w:pPr>
        <w:rPr>
          <w:rFonts w:ascii="Avant Garde Demi SFDC" w:cs="Avant Garde Demi SFDC" w:eastAsia="Avant Garde Demi SFDC" w:hAnsi="Avant Garde Demi SFDC"/>
          <w:color w:val="321d71"/>
        </w:rPr>
      </w:pPr>
      <w:r w:rsidDel="00000000" w:rsidR="00000000" w:rsidRPr="00000000">
        <w:rPr>
          <w:rtl w:val="0"/>
        </w:rPr>
      </w:r>
    </w:p>
    <w:p w:rsidR="00000000" w:rsidDel="00000000" w:rsidP="00000000" w:rsidRDefault="00000000" w:rsidRPr="00000000" w14:paraId="00000109">
      <w:pPr>
        <w:ind w:right="990"/>
        <w:jc w:val="right"/>
        <w:rPr>
          <w:rFonts w:ascii="Avant Garde Demi SFDC" w:cs="Avant Garde Demi SFDC" w:eastAsia="Avant Garde Demi SFDC" w:hAnsi="Avant Garde Demi SFDC"/>
          <w:color w:val="321d71"/>
          <w:sz w:val="34"/>
          <w:szCs w:val="34"/>
        </w:rPr>
      </w:pPr>
      <w:r w:rsidDel="00000000" w:rsidR="00000000" w:rsidRPr="00000000">
        <w:rPr>
          <w:rtl w:val="0"/>
        </w:rPr>
      </w:r>
    </w:p>
    <w:p w:rsidR="00000000" w:rsidDel="00000000" w:rsidP="00000000" w:rsidRDefault="00000000" w:rsidRPr="00000000" w14:paraId="0000010A">
      <w:pPr>
        <w:ind w:right="990"/>
        <w:jc w:val="right"/>
        <w:rPr>
          <w:rFonts w:ascii="Avant Garde Demi SFDC" w:cs="Avant Garde Demi SFDC" w:eastAsia="Avant Garde Demi SFDC" w:hAnsi="Avant Garde Demi SFDC"/>
          <w:color w:val="321d71"/>
          <w:sz w:val="34"/>
          <w:szCs w:val="34"/>
        </w:rPr>
      </w:pPr>
      <w:r w:rsidDel="00000000" w:rsidR="00000000" w:rsidRPr="00000000">
        <w:rPr>
          <w:rtl w:val="0"/>
        </w:rPr>
      </w:r>
    </w:p>
    <w:p w:rsidR="00000000" w:rsidDel="00000000" w:rsidP="00000000" w:rsidRDefault="00000000" w:rsidRPr="00000000" w14:paraId="0000010B">
      <w:pPr>
        <w:ind w:right="990"/>
        <w:jc w:val="right"/>
        <w:rPr>
          <w:rFonts w:ascii="Avant Garde Demi SFDC" w:cs="Avant Garde Demi SFDC" w:eastAsia="Avant Garde Demi SFDC" w:hAnsi="Avant Garde Demi SFDC"/>
          <w:color w:val="321d71"/>
          <w:sz w:val="34"/>
          <w:szCs w:val="34"/>
        </w:rPr>
      </w:pPr>
      <w:r w:rsidDel="00000000" w:rsidR="00000000" w:rsidRPr="00000000">
        <w:rPr>
          <w:rtl w:val="0"/>
        </w:rPr>
      </w:r>
    </w:p>
    <w:p w:rsidR="00000000" w:rsidDel="00000000" w:rsidP="00000000" w:rsidRDefault="00000000" w:rsidRPr="00000000" w14:paraId="0000010C">
      <w:pPr>
        <w:ind w:right="1350"/>
        <w:jc w:val="right"/>
        <w:rPr>
          <w:rFonts w:ascii="Avant Garde Demi SFDC" w:cs="Avant Garde Demi SFDC" w:eastAsia="Avant Garde Demi SFDC" w:hAnsi="Avant Garde Demi SFDC"/>
          <w:color w:val="321d71"/>
          <w:sz w:val="34"/>
          <w:szCs w:val="34"/>
        </w:rPr>
      </w:pPr>
      <w:r w:rsidDel="00000000" w:rsidR="00000000" w:rsidRPr="00000000">
        <w:rPr>
          <w:rtl w:val="0"/>
        </w:rPr>
      </w:r>
    </w:p>
    <w:p w:rsidR="00000000" w:rsidDel="00000000" w:rsidP="00000000" w:rsidRDefault="00000000" w:rsidRPr="00000000" w14:paraId="0000010D">
      <w:pPr>
        <w:ind w:right="1350"/>
        <w:jc w:val="right"/>
        <w:rPr>
          <w:rFonts w:ascii="Avant Garde Demi SFDC" w:cs="Avant Garde Demi SFDC" w:eastAsia="Avant Garde Demi SFDC" w:hAnsi="Avant Garde Demi SFDC"/>
          <w:b w:val="1"/>
          <w:color w:val="321d71"/>
          <w:sz w:val="46"/>
          <w:szCs w:val="46"/>
        </w:rPr>
      </w:pPr>
      <w:r w:rsidDel="00000000" w:rsidR="00000000" w:rsidRPr="00000000">
        <w:rPr>
          <w:rtl w:val="0"/>
        </w:rPr>
      </w:r>
    </w:p>
    <w:p w:rsidR="00000000" w:rsidDel="00000000" w:rsidP="00000000" w:rsidRDefault="00000000" w:rsidRPr="00000000" w14:paraId="0000010E">
      <w:pPr>
        <w:rPr>
          <w:rFonts w:ascii="Avant Garde Demi SFDC" w:cs="Avant Garde Demi SFDC" w:eastAsia="Avant Garde Demi SFDC" w:hAnsi="Avant Garde Demi SFDC"/>
          <w:color w:val="321d71"/>
        </w:rPr>
      </w:pPr>
      <w:r w:rsidDel="00000000" w:rsidR="00000000" w:rsidRPr="00000000">
        <w:rPr>
          <w:rtl w:val="0"/>
        </w:rPr>
      </w:r>
    </w:p>
    <w:sectPr>
      <w:pgSz w:h="15840" w:w="12240" w:orient="portrait"/>
      <w:pgMar w:bottom="360" w:top="360" w:left="360" w:right="36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e Grace" w:id="0" w:date="2024-09-13T18:57:13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@akrys@salesforce.com the screenshot below in this step doesn't seem to match the instructions. The screenshot shows using the asset name for the join instead of the asset ID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akrys@salesforce.com_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ant Garde Demi SFDC">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84" Type="http://schemas.openxmlformats.org/officeDocument/2006/relationships/image" Target="media/image53.png"/><Relationship Id="rId83" Type="http://schemas.openxmlformats.org/officeDocument/2006/relationships/image" Target="media/image25.png"/><Relationship Id="rId42" Type="http://schemas.openxmlformats.org/officeDocument/2006/relationships/image" Target="media/image63.png"/><Relationship Id="rId86" Type="http://schemas.openxmlformats.org/officeDocument/2006/relationships/image" Target="media/image54.png"/><Relationship Id="rId41" Type="http://schemas.openxmlformats.org/officeDocument/2006/relationships/image" Target="media/image9.png"/><Relationship Id="rId85" Type="http://schemas.openxmlformats.org/officeDocument/2006/relationships/image" Target="media/image40.png"/><Relationship Id="rId44" Type="http://schemas.openxmlformats.org/officeDocument/2006/relationships/image" Target="media/image37.png"/><Relationship Id="rId43" Type="http://schemas.openxmlformats.org/officeDocument/2006/relationships/image" Target="media/image55.png"/><Relationship Id="rId87" Type="http://schemas.openxmlformats.org/officeDocument/2006/relationships/image" Target="media/image73.png"/><Relationship Id="rId46" Type="http://schemas.openxmlformats.org/officeDocument/2006/relationships/image" Target="media/image64.png"/><Relationship Id="rId45" Type="http://schemas.openxmlformats.org/officeDocument/2006/relationships/image" Target="media/image26.png"/><Relationship Id="rId80" Type="http://schemas.openxmlformats.org/officeDocument/2006/relationships/image" Target="media/image16.png"/><Relationship Id="rId82" Type="http://schemas.openxmlformats.org/officeDocument/2006/relationships/image" Target="media/image59.png"/><Relationship Id="rId81" Type="http://schemas.openxmlformats.org/officeDocument/2006/relationships/image" Target="media/image6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0.png"/><Relationship Id="rId48" Type="http://schemas.openxmlformats.org/officeDocument/2006/relationships/image" Target="media/image49.png"/><Relationship Id="rId47" Type="http://schemas.openxmlformats.org/officeDocument/2006/relationships/image" Target="media/image51.png"/><Relationship Id="rId49" Type="http://schemas.openxmlformats.org/officeDocument/2006/relationships/image" Target="media/image7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9.png"/><Relationship Id="rId8" Type="http://schemas.openxmlformats.org/officeDocument/2006/relationships/image" Target="media/image38.png"/><Relationship Id="rId73" Type="http://schemas.openxmlformats.org/officeDocument/2006/relationships/image" Target="media/image24.png"/><Relationship Id="rId72" Type="http://schemas.openxmlformats.org/officeDocument/2006/relationships/image" Target="media/image43.png"/><Relationship Id="rId31" Type="http://schemas.openxmlformats.org/officeDocument/2006/relationships/image" Target="media/image71.png"/><Relationship Id="rId75" Type="http://schemas.openxmlformats.org/officeDocument/2006/relationships/image" Target="media/image77.png"/><Relationship Id="rId30" Type="http://schemas.openxmlformats.org/officeDocument/2006/relationships/image" Target="media/image10.png"/><Relationship Id="rId74" Type="http://schemas.openxmlformats.org/officeDocument/2006/relationships/image" Target="media/image69.png"/><Relationship Id="rId33" Type="http://schemas.openxmlformats.org/officeDocument/2006/relationships/image" Target="media/image29.png"/><Relationship Id="rId77" Type="http://schemas.openxmlformats.org/officeDocument/2006/relationships/image" Target="media/image14.png"/><Relationship Id="rId32" Type="http://schemas.openxmlformats.org/officeDocument/2006/relationships/image" Target="media/image82.png"/><Relationship Id="rId76" Type="http://schemas.openxmlformats.org/officeDocument/2006/relationships/image" Target="media/image7.png"/><Relationship Id="rId35" Type="http://schemas.openxmlformats.org/officeDocument/2006/relationships/image" Target="media/image6.png"/><Relationship Id="rId79" Type="http://schemas.openxmlformats.org/officeDocument/2006/relationships/image" Target="media/image57.png"/><Relationship Id="rId34" Type="http://schemas.openxmlformats.org/officeDocument/2006/relationships/image" Target="media/image27.png"/><Relationship Id="rId78" Type="http://schemas.openxmlformats.org/officeDocument/2006/relationships/image" Target="media/image28.png"/><Relationship Id="rId71" Type="http://schemas.openxmlformats.org/officeDocument/2006/relationships/image" Target="media/image50.png"/><Relationship Id="rId70" Type="http://schemas.openxmlformats.org/officeDocument/2006/relationships/image" Target="media/image39.png"/><Relationship Id="rId37" Type="http://schemas.openxmlformats.org/officeDocument/2006/relationships/image" Target="media/image4.png"/><Relationship Id="rId36" Type="http://schemas.openxmlformats.org/officeDocument/2006/relationships/image" Target="media/image32.png"/><Relationship Id="rId39" Type="http://schemas.openxmlformats.org/officeDocument/2006/relationships/image" Target="media/image35.png"/><Relationship Id="rId38" Type="http://schemas.openxmlformats.org/officeDocument/2006/relationships/image" Target="media/image8.png"/><Relationship Id="rId62" Type="http://schemas.openxmlformats.org/officeDocument/2006/relationships/image" Target="media/image45.png"/><Relationship Id="rId61" Type="http://schemas.openxmlformats.org/officeDocument/2006/relationships/image" Target="media/image13.png"/><Relationship Id="rId20" Type="http://schemas.openxmlformats.org/officeDocument/2006/relationships/image" Target="media/image17.png"/><Relationship Id="rId64" Type="http://schemas.openxmlformats.org/officeDocument/2006/relationships/image" Target="media/image36.png"/><Relationship Id="rId63" Type="http://schemas.openxmlformats.org/officeDocument/2006/relationships/image" Target="media/image44.png"/><Relationship Id="rId22" Type="http://schemas.openxmlformats.org/officeDocument/2006/relationships/image" Target="media/image58.png"/><Relationship Id="rId66" Type="http://schemas.openxmlformats.org/officeDocument/2006/relationships/image" Target="media/image60.png"/><Relationship Id="rId21" Type="http://schemas.openxmlformats.org/officeDocument/2006/relationships/image" Target="media/image33.png"/><Relationship Id="rId65" Type="http://schemas.openxmlformats.org/officeDocument/2006/relationships/image" Target="media/image74.png"/><Relationship Id="rId24" Type="http://schemas.openxmlformats.org/officeDocument/2006/relationships/image" Target="media/image41.png"/><Relationship Id="rId68" Type="http://schemas.openxmlformats.org/officeDocument/2006/relationships/image" Target="media/image34.png"/><Relationship Id="rId23" Type="http://schemas.openxmlformats.org/officeDocument/2006/relationships/image" Target="media/image61.png"/><Relationship Id="rId67" Type="http://schemas.openxmlformats.org/officeDocument/2006/relationships/image" Target="media/image47.png"/><Relationship Id="rId60" Type="http://schemas.openxmlformats.org/officeDocument/2006/relationships/image" Target="media/image52.png"/><Relationship Id="rId26" Type="http://schemas.openxmlformats.org/officeDocument/2006/relationships/image" Target="media/image48.png"/><Relationship Id="rId25" Type="http://schemas.openxmlformats.org/officeDocument/2006/relationships/image" Target="media/image15.png"/><Relationship Id="rId69" Type="http://schemas.openxmlformats.org/officeDocument/2006/relationships/image" Target="media/image42.png"/><Relationship Id="rId28" Type="http://schemas.openxmlformats.org/officeDocument/2006/relationships/image" Target="media/image11.png"/><Relationship Id="rId27" Type="http://schemas.openxmlformats.org/officeDocument/2006/relationships/image" Target="media/image3.png"/><Relationship Id="rId29" Type="http://schemas.openxmlformats.org/officeDocument/2006/relationships/image" Target="media/image31.png"/><Relationship Id="rId51" Type="http://schemas.openxmlformats.org/officeDocument/2006/relationships/image" Target="media/image66.png"/><Relationship Id="rId50" Type="http://schemas.openxmlformats.org/officeDocument/2006/relationships/image" Target="media/image5.png"/><Relationship Id="rId53" Type="http://schemas.openxmlformats.org/officeDocument/2006/relationships/image" Target="media/image2.png"/><Relationship Id="rId52" Type="http://schemas.openxmlformats.org/officeDocument/2006/relationships/image" Target="media/image62.png"/><Relationship Id="rId11" Type="http://schemas.openxmlformats.org/officeDocument/2006/relationships/image" Target="media/image78.png"/><Relationship Id="rId55" Type="http://schemas.openxmlformats.org/officeDocument/2006/relationships/image" Target="media/image21.png"/><Relationship Id="rId10" Type="http://schemas.openxmlformats.org/officeDocument/2006/relationships/image" Target="media/image72.png"/><Relationship Id="rId54" Type="http://schemas.openxmlformats.org/officeDocument/2006/relationships/image" Target="media/image75.png"/><Relationship Id="rId13" Type="http://schemas.openxmlformats.org/officeDocument/2006/relationships/image" Target="media/image20.png"/><Relationship Id="rId57" Type="http://schemas.openxmlformats.org/officeDocument/2006/relationships/image" Target="media/image65.png"/><Relationship Id="rId12" Type="http://schemas.openxmlformats.org/officeDocument/2006/relationships/image" Target="media/image1.png"/><Relationship Id="rId56" Type="http://schemas.openxmlformats.org/officeDocument/2006/relationships/image" Target="media/image30.png"/><Relationship Id="rId15" Type="http://schemas.openxmlformats.org/officeDocument/2006/relationships/image" Target="media/image19.png"/><Relationship Id="rId59" Type="http://schemas.openxmlformats.org/officeDocument/2006/relationships/image" Target="media/image56.png"/><Relationship Id="rId14" Type="http://schemas.openxmlformats.org/officeDocument/2006/relationships/image" Target="media/image46.png"/><Relationship Id="rId58" Type="http://schemas.openxmlformats.org/officeDocument/2006/relationships/image" Target="media/image67.png"/><Relationship Id="rId17" Type="http://schemas.openxmlformats.org/officeDocument/2006/relationships/image" Target="media/image76.png"/><Relationship Id="rId16" Type="http://schemas.openxmlformats.org/officeDocument/2006/relationships/image" Target="media/image23.png"/><Relationship Id="rId19" Type="http://schemas.openxmlformats.org/officeDocument/2006/relationships/image" Target="media/image81.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AvantGardeDemiSFD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